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DA44" w14:textId="77777777" w:rsidR="00493CD5" w:rsidRPr="00121E9F" w:rsidRDefault="00493CD5">
      <w:pPr>
        <w:jc w:val="center"/>
        <w:rPr>
          <w:b/>
          <w:sz w:val="32"/>
          <w:szCs w:val="32"/>
        </w:rPr>
      </w:pPr>
    </w:p>
    <w:p w14:paraId="29D277CD" w14:textId="63A652D4" w:rsidR="00493CD5" w:rsidRPr="00121E9F" w:rsidRDefault="002628AE">
      <w:pPr>
        <w:jc w:val="center"/>
        <w:rPr>
          <w:b/>
          <w:sz w:val="40"/>
          <w:szCs w:val="40"/>
        </w:rPr>
      </w:pPr>
      <w:del w:id="0" w:author="Legal - Robert Onley" w:date="2025-09-06T19:07:00Z" w16du:dateUtc="2025-09-06T23:07:00Z">
        <w:r w:rsidRPr="00121E9F" w:rsidDel="00AC53EA">
          <w:rPr>
            <w:b/>
            <w:sz w:val="40"/>
            <w:szCs w:val="40"/>
          </w:rPr>
          <w:delText>Signifi Capital Inc.</w:delText>
        </w:r>
      </w:del>
      <w:ins w:id="1" w:author="Legal - Robert Onley" w:date="2025-09-06T19:07:00Z" w16du:dateUtc="2025-09-06T23:07:00Z">
        <w:r w:rsidR="00AC53EA">
          <w:rPr>
            <w:b/>
            <w:sz w:val="40"/>
            <w:szCs w:val="40"/>
          </w:rPr>
          <w:t>{{</w:t>
        </w:r>
        <w:proofErr w:type="spellStart"/>
        <w:r w:rsidR="00AC53EA">
          <w:rPr>
            <w:b/>
            <w:sz w:val="40"/>
            <w:szCs w:val="40"/>
          </w:rPr>
          <w:t>CompanyName</w:t>
        </w:r>
        <w:proofErr w:type="spellEnd"/>
        <w:r w:rsidR="00AC53EA">
          <w:rPr>
            <w:b/>
            <w:sz w:val="40"/>
            <w:szCs w:val="40"/>
          </w:rPr>
          <w:t>}}</w:t>
        </w:r>
      </w:ins>
    </w:p>
    <w:p w14:paraId="7E54C0F7" w14:textId="77777777" w:rsidR="008056C9" w:rsidRPr="00121E9F" w:rsidRDefault="008056C9" w:rsidP="008056C9">
      <w:pPr>
        <w:jc w:val="center"/>
        <w:rPr>
          <w:sz w:val="40"/>
          <w:szCs w:val="40"/>
        </w:rPr>
      </w:pPr>
      <w:bookmarkStart w:id="2" w:name="_Toc113770119"/>
    </w:p>
    <w:p w14:paraId="49418733" w14:textId="147BC848" w:rsidR="00223A7A" w:rsidRPr="00121E9F" w:rsidRDefault="00520C42" w:rsidP="00121E9F">
      <w:pPr>
        <w:pStyle w:val="Heading1"/>
      </w:pPr>
      <w:r w:rsidRPr="00121E9F">
        <w:t>COMPANY MINUTE BOOK</w:t>
      </w:r>
      <w:bookmarkEnd w:id="2"/>
    </w:p>
    <w:p w14:paraId="6BBF3211" w14:textId="4FA1BBB3" w:rsidR="008056C9" w:rsidRPr="00121E9F" w:rsidRDefault="008056C9" w:rsidP="008056C9">
      <w:pPr>
        <w:jc w:val="center"/>
        <w:rPr>
          <w:sz w:val="40"/>
          <w:szCs w:val="40"/>
        </w:rPr>
      </w:pPr>
      <w:r w:rsidRPr="00121E9F">
        <w:rPr>
          <w:sz w:val="40"/>
          <w:szCs w:val="40"/>
        </w:rPr>
        <w:t>FEDERAL CORPORATION (</w:t>
      </w:r>
      <w:bookmarkStart w:id="3" w:name="_sbdt_1d9d901c066dbad2_2_337"/>
      <w:r w:rsidRPr="00121E9F">
        <w:rPr>
          <w:sz w:val="40"/>
          <w:szCs w:val="40"/>
        </w:rPr>
        <w:t>CBCA</w:t>
      </w:r>
      <w:bookmarkEnd w:id="3"/>
      <w:r w:rsidRPr="00121E9F">
        <w:rPr>
          <w:sz w:val="40"/>
          <w:szCs w:val="40"/>
        </w:rPr>
        <w:t>)</w:t>
      </w:r>
    </w:p>
    <w:p w14:paraId="4B2F13B7" w14:textId="77777777" w:rsidR="002A7445" w:rsidRPr="00121E9F" w:rsidRDefault="002A7445">
      <w:pPr>
        <w:jc w:val="center"/>
        <w:rPr>
          <w:b/>
          <w:sz w:val="20"/>
          <w:szCs w:val="20"/>
        </w:rPr>
      </w:pPr>
    </w:p>
    <w:p w14:paraId="29D277CE" w14:textId="4AC277FE" w:rsidR="00493CD5" w:rsidRPr="00D841DB" w:rsidRDefault="002A7445">
      <w:pPr>
        <w:jc w:val="center"/>
        <w:rPr>
          <w:b/>
          <w:sz w:val="28"/>
          <w:szCs w:val="28"/>
        </w:rPr>
      </w:pPr>
      <w:bookmarkStart w:id="4" w:name="_sbdt_9a4c0db028a8b27b_29"/>
      <w:r w:rsidRPr="00D841DB">
        <w:rPr>
          <w:b/>
          <w:sz w:val="28"/>
          <w:szCs w:val="28"/>
        </w:rPr>
        <w:t>Date of Incorporation</w:t>
      </w:r>
      <w:bookmarkEnd w:id="4"/>
      <w:r w:rsidRPr="00D841DB">
        <w:rPr>
          <w:b/>
          <w:sz w:val="28"/>
          <w:szCs w:val="28"/>
        </w:rPr>
        <w:t xml:space="preserve">: </w:t>
      </w:r>
      <w:r w:rsidR="00400CA0" w:rsidRPr="00D841DB">
        <w:rPr>
          <w:sz w:val="28"/>
          <w:szCs w:val="28"/>
        </w:rPr>
        <w:t>{{Date}}</w:t>
      </w:r>
    </w:p>
    <w:p w14:paraId="17200550" w14:textId="2F20FAF6" w:rsidR="00121E9F" w:rsidRDefault="00121E9F">
      <w:pPr>
        <w:rPr>
          <w:b/>
          <w:sz w:val="28"/>
          <w:szCs w:val="28"/>
        </w:rPr>
      </w:pPr>
      <w:r>
        <w:rPr>
          <w:b/>
          <w:sz w:val="28"/>
          <w:szCs w:val="28"/>
        </w:rPr>
        <w:br w:type="page"/>
      </w:r>
    </w:p>
    <w:p w14:paraId="29D277D0" w14:textId="2554F853" w:rsidR="00493CD5" w:rsidRPr="00121E9F" w:rsidRDefault="00121E9F" w:rsidP="00121E9F">
      <w:pPr>
        <w:pStyle w:val="Heading1"/>
      </w:pPr>
      <w:r w:rsidRPr="00121E9F">
        <w:lastRenderedPageBreak/>
        <w:t>TABLE OF</w:t>
      </w:r>
      <w:r w:rsidR="00520C42" w:rsidRPr="00121E9F">
        <w:t xml:space="preserve"> CONTENT</w:t>
      </w:r>
      <w:r w:rsidRPr="00121E9F">
        <w:t>S</w:t>
      </w:r>
    </w:p>
    <w:p w14:paraId="29D277D1" w14:textId="77777777" w:rsidR="00493CD5" w:rsidRPr="00121E9F" w:rsidRDefault="00493CD5">
      <w:pPr>
        <w:spacing w:line="240" w:lineRule="auto"/>
        <w:jc w:val="both"/>
        <w:rPr>
          <w:sz w:val="24"/>
          <w:szCs w:val="24"/>
        </w:rPr>
      </w:pPr>
    </w:p>
    <w:sdt>
      <w:sdtPr>
        <w:rPr>
          <w:rFonts w:ascii="Arial" w:hAnsi="Arial"/>
          <w:b w:val="0"/>
          <w:bCs w:val="0"/>
          <w:i w:val="0"/>
          <w:iCs w:val="0"/>
          <w:sz w:val="22"/>
          <w:szCs w:val="22"/>
        </w:rPr>
        <w:id w:val="1903954242"/>
        <w:docPartObj>
          <w:docPartGallery w:val="Table of Contents"/>
          <w:docPartUnique/>
        </w:docPartObj>
      </w:sdtPr>
      <w:sdtEndPr>
        <w:rPr>
          <w:noProof/>
        </w:rPr>
      </w:sdtEndPr>
      <w:sdtContent>
        <w:p w14:paraId="7C23A0B6" w14:textId="1EB76944" w:rsidR="00D8649B" w:rsidRPr="00FD33FE" w:rsidRDefault="000E14B2">
          <w:pPr>
            <w:pStyle w:val="TOC1"/>
            <w:tabs>
              <w:tab w:val="right" w:leader="dot" w:pos="9350"/>
            </w:tabs>
            <w:rPr>
              <w:rFonts w:ascii="Arial" w:eastAsiaTheme="minorEastAsia" w:hAnsi="Arial"/>
              <w:b w:val="0"/>
              <w:bCs w:val="0"/>
              <w:i w:val="0"/>
              <w:iCs w:val="0"/>
              <w:noProof/>
              <w:kern w:val="2"/>
              <w:lang w:val="en-CA"/>
              <w14:ligatures w14:val="standardContextual"/>
            </w:rPr>
          </w:pPr>
          <w:r w:rsidRPr="00FD33FE">
            <w:rPr>
              <w:rFonts w:ascii="Arial" w:hAnsi="Arial"/>
              <w:b w:val="0"/>
              <w:bCs w:val="0"/>
              <w:i w:val="0"/>
              <w:iCs w:val="0"/>
              <w:sz w:val="22"/>
              <w:szCs w:val="22"/>
            </w:rPr>
            <w:fldChar w:fldCharType="begin"/>
          </w:r>
          <w:r w:rsidRPr="00FD33FE">
            <w:rPr>
              <w:rFonts w:ascii="Arial" w:hAnsi="Arial"/>
              <w:b w:val="0"/>
              <w:bCs w:val="0"/>
              <w:i w:val="0"/>
              <w:iCs w:val="0"/>
              <w:sz w:val="22"/>
              <w:szCs w:val="22"/>
            </w:rPr>
            <w:instrText xml:space="preserve"> TOC \o "1-3" \h \z \u </w:instrText>
          </w:r>
          <w:r w:rsidRPr="00FD33FE">
            <w:rPr>
              <w:rFonts w:ascii="Arial" w:hAnsi="Arial"/>
              <w:b w:val="0"/>
              <w:bCs w:val="0"/>
              <w:i w:val="0"/>
              <w:iCs w:val="0"/>
              <w:sz w:val="22"/>
              <w:szCs w:val="22"/>
            </w:rPr>
            <w:fldChar w:fldCharType="separate"/>
          </w:r>
          <w:hyperlink w:anchor="_Toc208034373" w:history="1">
            <w:r w:rsidR="00D8649B" w:rsidRPr="00FD33FE">
              <w:rPr>
                <w:rStyle w:val="Hyperlink"/>
                <w:rFonts w:ascii="Arial" w:hAnsi="Arial"/>
                <w:b w:val="0"/>
                <w:bCs w:val="0"/>
                <w:i w:val="0"/>
                <w:iCs w:val="0"/>
                <w:noProof/>
              </w:rPr>
              <w:t>ORGANIZATIONAL RESOLUTIONS</w:t>
            </w:r>
            <w:r w:rsidR="00D8649B" w:rsidRPr="00FD33FE">
              <w:rPr>
                <w:rFonts w:ascii="Arial" w:hAnsi="Arial"/>
                <w:b w:val="0"/>
                <w:bCs w:val="0"/>
                <w:i w:val="0"/>
                <w:iCs w:val="0"/>
                <w:noProof/>
                <w:webHidden/>
              </w:rPr>
              <w:tab/>
            </w:r>
            <w:r w:rsidR="00D8649B" w:rsidRPr="00FD33FE">
              <w:rPr>
                <w:rFonts w:ascii="Arial" w:hAnsi="Arial"/>
                <w:b w:val="0"/>
                <w:bCs w:val="0"/>
                <w:i w:val="0"/>
                <w:iCs w:val="0"/>
                <w:noProof/>
                <w:webHidden/>
              </w:rPr>
              <w:fldChar w:fldCharType="begin"/>
            </w:r>
            <w:r w:rsidR="00D8649B" w:rsidRPr="00FD33FE">
              <w:rPr>
                <w:rFonts w:ascii="Arial" w:hAnsi="Arial"/>
                <w:b w:val="0"/>
                <w:bCs w:val="0"/>
                <w:i w:val="0"/>
                <w:iCs w:val="0"/>
                <w:noProof/>
                <w:webHidden/>
              </w:rPr>
              <w:instrText xml:space="preserve"> PAGEREF _Toc208034373 \h </w:instrText>
            </w:r>
            <w:r w:rsidR="00D8649B" w:rsidRPr="00FD33FE">
              <w:rPr>
                <w:rFonts w:ascii="Arial" w:hAnsi="Arial"/>
                <w:b w:val="0"/>
                <w:bCs w:val="0"/>
                <w:i w:val="0"/>
                <w:iCs w:val="0"/>
                <w:noProof/>
                <w:webHidden/>
              </w:rPr>
            </w:r>
            <w:r w:rsidR="00D8649B" w:rsidRPr="00FD33FE">
              <w:rPr>
                <w:rFonts w:ascii="Arial" w:hAnsi="Arial"/>
                <w:b w:val="0"/>
                <w:bCs w:val="0"/>
                <w:i w:val="0"/>
                <w:iCs w:val="0"/>
                <w:noProof/>
                <w:webHidden/>
              </w:rPr>
              <w:fldChar w:fldCharType="separate"/>
            </w:r>
            <w:r w:rsidR="00D8649B" w:rsidRPr="00FD33FE">
              <w:rPr>
                <w:rFonts w:ascii="Arial" w:hAnsi="Arial"/>
                <w:b w:val="0"/>
                <w:bCs w:val="0"/>
                <w:i w:val="0"/>
                <w:iCs w:val="0"/>
                <w:noProof/>
                <w:webHidden/>
              </w:rPr>
              <w:t>3</w:t>
            </w:r>
            <w:r w:rsidR="00D8649B" w:rsidRPr="00FD33FE">
              <w:rPr>
                <w:rFonts w:ascii="Arial" w:hAnsi="Arial"/>
                <w:b w:val="0"/>
                <w:bCs w:val="0"/>
                <w:i w:val="0"/>
                <w:iCs w:val="0"/>
                <w:noProof/>
                <w:webHidden/>
              </w:rPr>
              <w:fldChar w:fldCharType="end"/>
            </w:r>
          </w:hyperlink>
        </w:p>
        <w:p w14:paraId="7DD9536F" w14:textId="7EC48387"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r>
            <w:fldChar w:fldCharType="begin"/>
          </w:r>
          <w:r>
            <w:instrText>HYPERLINK \l "_Toc208034374"</w:instrText>
          </w:r>
          <w:r>
            <w:fldChar w:fldCharType="separate"/>
          </w:r>
          <w:r w:rsidRPr="00FD33FE">
            <w:rPr>
              <w:rStyle w:val="Hyperlink"/>
              <w:rFonts w:ascii="Arial" w:hAnsi="Arial"/>
              <w:b w:val="0"/>
              <w:bCs w:val="0"/>
              <w:i w:val="0"/>
              <w:iCs w:val="0"/>
              <w:noProof/>
            </w:rPr>
            <w:t xml:space="preserve">INCORPORATOR’S WRITTEN RESOLUTION OF </w:t>
          </w:r>
          <w:del w:id="5" w:author="Legal - Robert Onley" w:date="2025-09-06T19:07:00Z" w16du:dateUtc="2025-09-06T23:07:00Z">
            <w:r w:rsidRPr="00FD33FE" w:rsidDel="00AC53EA">
              <w:rPr>
                <w:rStyle w:val="Hyperlink"/>
                <w:rFonts w:ascii="Arial" w:hAnsi="Arial"/>
                <w:b w:val="0"/>
                <w:bCs w:val="0"/>
                <w:i w:val="0"/>
                <w:iCs w:val="0"/>
                <w:noProof/>
              </w:rPr>
              <w:delText>Signifi Capital Inc.</w:delText>
            </w:r>
          </w:del>
          <w:ins w:id="6" w:author="Legal - Robert Onley" w:date="2025-09-06T19:07:00Z" w16du:dateUtc="2025-09-06T23:07:00Z">
            <w:r w:rsidR="00AC53EA">
              <w:rPr>
                <w:rStyle w:val="Hyperlink"/>
                <w:rFonts w:ascii="Arial" w:hAnsi="Arial"/>
                <w:b w:val="0"/>
                <w:bCs w:val="0"/>
                <w:i w:val="0"/>
                <w:iCs w:val="0"/>
                <w:noProof/>
              </w:rPr>
              <w:t>{{CompanyName}}</w:t>
            </w:r>
          </w:ins>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_Toc208034374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3</w:t>
          </w:r>
          <w:r w:rsidRPr="00FD33FE">
            <w:rPr>
              <w:rFonts w:ascii="Arial" w:hAnsi="Arial"/>
              <w:b w:val="0"/>
              <w:bCs w:val="0"/>
              <w:i w:val="0"/>
              <w:iCs w:val="0"/>
              <w:noProof/>
              <w:webHidden/>
            </w:rPr>
            <w:fldChar w:fldCharType="end"/>
          </w:r>
          <w:r>
            <w:fldChar w:fldCharType="end"/>
          </w:r>
        </w:p>
        <w:p w14:paraId="1562CA21" w14:textId="53F6BD31"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r>
            <w:fldChar w:fldCharType="begin"/>
          </w:r>
          <w:r>
            <w:instrText>HYPERLINK \l "_Toc208034375"</w:instrText>
          </w:r>
          <w:r>
            <w:fldChar w:fldCharType="separate"/>
          </w:r>
          <w:r w:rsidRPr="00FD33FE">
            <w:rPr>
              <w:rStyle w:val="Hyperlink"/>
              <w:rFonts w:ascii="Arial" w:hAnsi="Arial"/>
              <w:b w:val="0"/>
              <w:bCs w:val="0"/>
              <w:i w:val="0"/>
              <w:iCs w:val="0"/>
              <w:noProof/>
            </w:rPr>
            <w:t xml:space="preserve">INCORPORATOR'S WRITTEN RESOLUTIONS OF </w:t>
          </w:r>
          <w:del w:id="7" w:author="Legal - Robert Onley" w:date="2025-09-06T19:07:00Z" w16du:dateUtc="2025-09-06T23:07:00Z">
            <w:r w:rsidRPr="00FD33FE" w:rsidDel="00AC53EA">
              <w:rPr>
                <w:rStyle w:val="Hyperlink"/>
                <w:rFonts w:ascii="Arial" w:hAnsi="Arial"/>
                <w:b w:val="0"/>
                <w:bCs w:val="0"/>
                <w:i w:val="0"/>
                <w:iCs w:val="0"/>
                <w:noProof/>
              </w:rPr>
              <w:delText>Signifi Capital Inc.</w:delText>
            </w:r>
          </w:del>
          <w:ins w:id="8" w:author="Legal - Robert Onley" w:date="2025-09-06T19:07:00Z" w16du:dateUtc="2025-09-06T23:07:00Z">
            <w:r w:rsidR="00AC53EA">
              <w:rPr>
                <w:rStyle w:val="Hyperlink"/>
                <w:rFonts w:ascii="Arial" w:hAnsi="Arial"/>
                <w:b w:val="0"/>
                <w:bCs w:val="0"/>
                <w:i w:val="0"/>
                <w:iCs w:val="0"/>
                <w:noProof/>
              </w:rPr>
              <w:t>{{CompanyName}}</w:t>
            </w:r>
          </w:ins>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_Toc208034375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6</w:t>
          </w:r>
          <w:r w:rsidRPr="00FD33FE">
            <w:rPr>
              <w:rFonts w:ascii="Arial" w:hAnsi="Arial"/>
              <w:b w:val="0"/>
              <w:bCs w:val="0"/>
              <w:i w:val="0"/>
              <w:iCs w:val="0"/>
              <w:noProof/>
              <w:webHidden/>
            </w:rPr>
            <w:fldChar w:fldCharType="end"/>
          </w:r>
          <w:r>
            <w:fldChar w:fldCharType="end"/>
          </w:r>
        </w:p>
        <w:p w14:paraId="09F110C2" w14:textId="3BC4D0E6"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r>
            <w:fldChar w:fldCharType="begin"/>
          </w:r>
          <w:r>
            <w:instrText>HYPERLINK \l "_Toc208034376"</w:instrText>
          </w:r>
          <w:r>
            <w:fldChar w:fldCharType="separate"/>
          </w:r>
          <w:r w:rsidRPr="00FD33FE">
            <w:rPr>
              <w:rStyle w:val="Hyperlink"/>
              <w:rFonts w:ascii="Arial" w:hAnsi="Arial"/>
              <w:b w:val="0"/>
              <w:bCs w:val="0"/>
              <w:i w:val="0"/>
              <w:iCs w:val="0"/>
              <w:noProof/>
            </w:rPr>
            <w:t xml:space="preserve">UNANIMOUS WRITTEN RESOLUTIONS OF THE DIRECTORS OF </w:t>
          </w:r>
          <w:del w:id="9" w:author="Legal - Robert Onley" w:date="2025-09-06T19:07:00Z" w16du:dateUtc="2025-09-06T23:07:00Z">
            <w:r w:rsidRPr="00FD33FE" w:rsidDel="00AC53EA">
              <w:rPr>
                <w:rStyle w:val="Hyperlink"/>
                <w:rFonts w:ascii="Arial" w:hAnsi="Arial"/>
                <w:b w:val="0"/>
                <w:bCs w:val="0"/>
                <w:i w:val="0"/>
                <w:iCs w:val="0"/>
                <w:noProof/>
              </w:rPr>
              <w:delText>Signifi Capital Inc.</w:delText>
            </w:r>
          </w:del>
          <w:ins w:id="10" w:author="Legal - Robert Onley" w:date="2025-09-06T19:07:00Z" w16du:dateUtc="2025-09-06T23:07:00Z">
            <w:r w:rsidR="00AC53EA">
              <w:rPr>
                <w:rStyle w:val="Hyperlink"/>
                <w:rFonts w:ascii="Arial" w:hAnsi="Arial"/>
                <w:b w:val="0"/>
                <w:bCs w:val="0"/>
                <w:i w:val="0"/>
                <w:iCs w:val="0"/>
                <w:noProof/>
              </w:rPr>
              <w:t>{{CompanyName}}</w:t>
            </w:r>
          </w:ins>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_Toc208034376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7</w:t>
          </w:r>
          <w:r w:rsidRPr="00FD33FE">
            <w:rPr>
              <w:rFonts w:ascii="Arial" w:hAnsi="Arial"/>
              <w:b w:val="0"/>
              <w:bCs w:val="0"/>
              <w:i w:val="0"/>
              <w:iCs w:val="0"/>
              <w:noProof/>
              <w:webHidden/>
            </w:rPr>
            <w:fldChar w:fldCharType="end"/>
          </w:r>
          <w:r>
            <w:fldChar w:fldCharType="end"/>
          </w:r>
        </w:p>
        <w:p w14:paraId="001CA1DF" w14:textId="088EE811"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r>
            <w:fldChar w:fldCharType="begin"/>
          </w:r>
          <w:r>
            <w:instrText>HYPERLINK \l "_Toc208034377"</w:instrText>
          </w:r>
          <w:r>
            <w:fldChar w:fldCharType="separate"/>
          </w:r>
          <w:r w:rsidRPr="00FD33FE">
            <w:rPr>
              <w:rStyle w:val="Hyperlink"/>
              <w:rFonts w:ascii="Arial" w:hAnsi="Arial"/>
              <w:b w:val="0"/>
              <w:bCs w:val="0"/>
              <w:i w:val="0"/>
              <w:iCs w:val="0"/>
              <w:noProof/>
            </w:rPr>
            <w:t xml:space="preserve">UNANIMOUS WRITTEN RESOLUTIONS OF THE SHAREHOLDERS OF </w:t>
          </w:r>
          <w:del w:id="11" w:author="Legal - Robert Onley" w:date="2025-09-06T19:07:00Z" w16du:dateUtc="2025-09-06T23:07:00Z">
            <w:r w:rsidRPr="00FD33FE" w:rsidDel="00AC53EA">
              <w:rPr>
                <w:rStyle w:val="Hyperlink"/>
                <w:rFonts w:ascii="Arial" w:hAnsi="Arial"/>
                <w:b w:val="0"/>
                <w:bCs w:val="0"/>
                <w:i w:val="0"/>
                <w:iCs w:val="0"/>
                <w:noProof/>
              </w:rPr>
              <w:delText>Signifi Capital Inc.</w:delText>
            </w:r>
          </w:del>
          <w:ins w:id="12" w:author="Legal - Robert Onley" w:date="2025-09-06T19:07:00Z" w16du:dateUtc="2025-09-06T23:07:00Z">
            <w:r w:rsidR="00AC53EA">
              <w:rPr>
                <w:rStyle w:val="Hyperlink"/>
                <w:rFonts w:ascii="Arial" w:hAnsi="Arial"/>
                <w:b w:val="0"/>
                <w:bCs w:val="0"/>
                <w:i w:val="0"/>
                <w:iCs w:val="0"/>
                <w:noProof/>
              </w:rPr>
              <w:t>{{CompanyName}}</w:t>
            </w:r>
          </w:ins>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_Toc208034377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9</w:t>
          </w:r>
          <w:r w:rsidRPr="00FD33FE">
            <w:rPr>
              <w:rFonts w:ascii="Arial" w:hAnsi="Arial"/>
              <w:b w:val="0"/>
              <w:bCs w:val="0"/>
              <w:i w:val="0"/>
              <w:iCs w:val="0"/>
              <w:noProof/>
              <w:webHidden/>
            </w:rPr>
            <w:fldChar w:fldCharType="end"/>
          </w:r>
          <w:r>
            <w:fldChar w:fldCharType="end"/>
          </w:r>
        </w:p>
        <w:p w14:paraId="657A8EBF" w14:textId="33F57842"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78" w:history="1">
            <w:r w:rsidRPr="00FD33FE">
              <w:rPr>
                <w:rStyle w:val="Hyperlink"/>
                <w:rFonts w:ascii="Arial" w:hAnsi="Arial"/>
                <w:b w:val="0"/>
                <w:bCs w:val="0"/>
                <w:i w:val="0"/>
                <w:iCs w:val="0"/>
                <w:noProof/>
              </w:rPr>
              <w:t>FIRST SHAREHOLDERS’ RESOLUTIONS OF</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_Toc208034378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10</w:t>
            </w:r>
            <w:r w:rsidRPr="00FD33FE">
              <w:rPr>
                <w:rFonts w:ascii="Arial" w:hAnsi="Arial"/>
                <w:b w:val="0"/>
                <w:bCs w:val="0"/>
                <w:i w:val="0"/>
                <w:iCs w:val="0"/>
                <w:noProof/>
                <w:webHidden/>
              </w:rPr>
              <w:fldChar w:fldCharType="end"/>
            </w:r>
          </w:hyperlink>
        </w:p>
        <w:p w14:paraId="29C33212" w14:textId="5E5A5569"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79" w:history="1">
            <w:r w:rsidRPr="00FD33FE">
              <w:rPr>
                <w:rStyle w:val="Hyperlink"/>
                <w:rFonts w:ascii="Arial" w:hAnsi="Arial"/>
                <w:b w:val="0"/>
                <w:bCs w:val="0"/>
                <w:i w:val="0"/>
                <w:iCs w:val="0"/>
                <w:noProof/>
              </w:rPr>
              <w:t>REGISTERS AND LEDGERS</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_Toc208034379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11</w:t>
            </w:r>
            <w:r w:rsidRPr="00FD33FE">
              <w:rPr>
                <w:rFonts w:ascii="Arial" w:hAnsi="Arial"/>
                <w:b w:val="0"/>
                <w:bCs w:val="0"/>
                <w:i w:val="0"/>
                <w:iCs w:val="0"/>
                <w:noProof/>
                <w:webHidden/>
              </w:rPr>
              <w:fldChar w:fldCharType="end"/>
            </w:r>
          </w:hyperlink>
        </w:p>
        <w:p w14:paraId="4064A7FE" w14:textId="631B7652"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80" w:history="1">
            <w:r w:rsidRPr="00FD33FE">
              <w:rPr>
                <w:rStyle w:val="Hyperlink"/>
                <w:rFonts w:ascii="Arial" w:hAnsi="Arial"/>
                <w:b w:val="0"/>
                <w:bCs w:val="0"/>
                <w:i w:val="0"/>
                <w:iCs w:val="0"/>
                <w:noProof/>
              </w:rPr>
              <w:t>REGISTER OF DIRECTORS</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_Toc208034380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12</w:t>
            </w:r>
            <w:r w:rsidRPr="00FD33FE">
              <w:rPr>
                <w:rFonts w:ascii="Arial" w:hAnsi="Arial"/>
                <w:b w:val="0"/>
                <w:bCs w:val="0"/>
                <w:i w:val="0"/>
                <w:iCs w:val="0"/>
                <w:noProof/>
                <w:webHidden/>
              </w:rPr>
              <w:fldChar w:fldCharType="end"/>
            </w:r>
          </w:hyperlink>
        </w:p>
        <w:p w14:paraId="708D91BD" w14:textId="5267E9A8"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81" w:history="1">
            <w:r w:rsidRPr="00FD33FE">
              <w:rPr>
                <w:rStyle w:val="Hyperlink"/>
                <w:rFonts w:ascii="Arial" w:hAnsi="Arial"/>
                <w:b w:val="0"/>
                <w:bCs w:val="0"/>
                <w:i w:val="0"/>
                <w:iCs w:val="0"/>
                <w:noProof/>
              </w:rPr>
              <w:t>RESIGNATION OF DIRECTOR</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_Toc208034381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13</w:t>
            </w:r>
            <w:r w:rsidRPr="00FD33FE">
              <w:rPr>
                <w:rFonts w:ascii="Arial" w:hAnsi="Arial"/>
                <w:b w:val="0"/>
                <w:bCs w:val="0"/>
                <w:i w:val="0"/>
                <w:iCs w:val="0"/>
                <w:noProof/>
                <w:webHidden/>
              </w:rPr>
              <w:fldChar w:fldCharType="end"/>
            </w:r>
          </w:hyperlink>
        </w:p>
        <w:p w14:paraId="021CF108" w14:textId="5D8BE68C"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82" w:history="1">
            <w:r w:rsidRPr="00FD33FE">
              <w:rPr>
                <w:rStyle w:val="Hyperlink"/>
                <w:rFonts w:ascii="Arial" w:hAnsi="Arial"/>
                <w:b w:val="0"/>
                <w:bCs w:val="0"/>
                <w:i w:val="0"/>
                <w:iCs w:val="0"/>
                <w:noProof/>
              </w:rPr>
              <w:t>APPOINTMENT OF CORPORATE OFFICERS</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_Toc208034382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14</w:t>
            </w:r>
            <w:r w:rsidRPr="00FD33FE">
              <w:rPr>
                <w:rFonts w:ascii="Arial" w:hAnsi="Arial"/>
                <w:b w:val="0"/>
                <w:bCs w:val="0"/>
                <w:i w:val="0"/>
                <w:iCs w:val="0"/>
                <w:noProof/>
                <w:webHidden/>
              </w:rPr>
              <w:fldChar w:fldCharType="end"/>
            </w:r>
          </w:hyperlink>
        </w:p>
        <w:p w14:paraId="2B576CA4" w14:textId="51A07DEC"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83" w:history="1">
            <w:r w:rsidRPr="00FD33FE">
              <w:rPr>
                <w:rStyle w:val="Hyperlink"/>
                <w:rFonts w:ascii="Arial" w:hAnsi="Arial"/>
                <w:b w:val="0"/>
                <w:bCs w:val="0"/>
                <w:i w:val="0"/>
                <w:iCs w:val="0"/>
                <w:noProof/>
              </w:rPr>
              <w:t>RESIGNATION OF OFFICER</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_Toc208034383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15</w:t>
            </w:r>
            <w:r w:rsidRPr="00FD33FE">
              <w:rPr>
                <w:rFonts w:ascii="Arial" w:hAnsi="Arial"/>
                <w:b w:val="0"/>
                <w:bCs w:val="0"/>
                <w:i w:val="0"/>
                <w:iCs w:val="0"/>
                <w:noProof/>
                <w:webHidden/>
              </w:rPr>
              <w:fldChar w:fldCharType="end"/>
            </w:r>
          </w:hyperlink>
        </w:p>
        <w:p w14:paraId="53EF93EA" w14:textId="7C15E24F"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84" w:history="1">
            <w:r w:rsidRPr="00FD33FE">
              <w:rPr>
                <w:rStyle w:val="Hyperlink"/>
                <w:rFonts w:ascii="Arial" w:hAnsi="Arial"/>
                <w:b w:val="0"/>
                <w:bCs w:val="0"/>
                <w:i w:val="0"/>
                <w:iCs w:val="0"/>
                <w:noProof/>
              </w:rPr>
              <w:t>SUBSCRIPTION OF SHARES</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_Toc208034384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16</w:t>
            </w:r>
            <w:r w:rsidRPr="00FD33FE">
              <w:rPr>
                <w:rFonts w:ascii="Arial" w:hAnsi="Arial"/>
                <w:b w:val="0"/>
                <w:bCs w:val="0"/>
                <w:i w:val="0"/>
                <w:iCs w:val="0"/>
                <w:noProof/>
                <w:webHidden/>
              </w:rPr>
              <w:fldChar w:fldCharType="end"/>
            </w:r>
          </w:hyperlink>
        </w:p>
        <w:p w14:paraId="290A5BAA" w14:textId="567A5A3B"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85" w:history="1">
            <w:r w:rsidRPr="00FD33FE">
              <w:rPr>
                <w:rStyle w:val="Hyperlink"/>
                <w:rFonts w:ascii="Arial" w:hAnsi="Arial"/>
                <w:b w:val="0"/>
                <w:bCs w:val="0"/>
                <w:i w:val="0"/>
                <w:iCs w:val="0"/>
                <w:noProof/>
              </w:rPr>
              <w:t>SHARE CERTIFICATE</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_Toc208034385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17</w:t>
            </w:r>
            <w:r w:rsidRPr="00FD33FE">
              <w:rPr>
                <w:rFonts w:ascii="Arial" w:hAnsi="Arial"/>
                <w:b w:val="0"/>
                <w:bCs w:val="0"/>
                <w:i w:val="0"/>
                <w:iCs w:val="0"/>
                <w:noProof/>
                <w:webHidden/>
              </w:rPr>
              <w:fldChar w:fldCharType="end"/>
            </w:r>
          </w:hyperlink>
        </w:p>
        <w:p w14:paraId="0D6B5291" w14:textId="0E8CDA65"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86" w:history="1">
            <w:r w:rsidRPr="00FD33FE">
              <w:rPr>
                <w:rStyle w:val="Hyperlink"/>
                <w:rFonts w:ascii="Arial" w:hAnsi="Arial"/>
                <w:b w:val="0"/>
                <w:bCs w:val="0"/>
                <w:i w:val="0"/>
                <w:iCs w:val="0"/>
                <w:noProof/>
              </w:rPr>
              <w:t>REGISTER OF SHAREHOLDERS (SECURITIES REGISTER)</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_Toc208034386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18</w:t>
            </w:r>
            <w:r w:rsidRPr="00FD33FE">
              <w:rPr>
                <w:rFonts w:ascii="Arial" w:hAnsi="Arial"/>
                <w:b w:val="0"/>
                <w:bCs w:val="0"/>
                <w:i w:val="0"/>
                <w:iCs w:val="0"/>
                <w:noProof/>
                <w:webHidden/>
              </w:rPr>
              <w:fldChar w:fldCharType="end"/>
            </w:r>
          </w:hyperlink>
        </w:p>
        <w:p w14:paraId="694B34ED" w14:textId="23A5C081"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87" w:history="1">
            <w:r w:rsidRPr="00FD33FE">
              <w:rPr>
                <w:rStyle w:val="Hyperlink"/>
                <w:rFonts w:ascii="Arial" w:hAnsi="Arial"/>
                <w:b w:val="0"/>
                <w:bCs w:val="0"/>
                <w:i w:val="0"/>
                <w:iCs w:val="0"/>
                <w:noProof/>
              </w:rPr>
              <w:t>CONSENT AND WAIVER FOR ALLOTMENT OF SHARES</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_Toc208034387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19</w:t>
            </w:r>
            <w:r w:rsidRPr="00FD33FE">
              <w:rPr>
                <w:rFonts w:ascii="Arial" w:hAnsi="Arial"/>
                <w:b w:val="0"/>
                <w:bCs w:val="0"/>
                <w:i w:val="0"/>
                <w:iCs w:val="0"/>
                <w:noProof/>
                <w:webHidden/>
              </w:rPr>
              <w:fldChar w:fldCharType="end"/>
            </w:r>
          </w:hyperlink>
        </w:p>
        <w:p w14:paraId="053A6768" w14:textId="564B9B2F"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88" w:history="1">
            <w:r w:rsidRPr="00FD33FE">
              <w:rPr>
                <w:rStyle w:val="Hyperlink"/>
                <w:rFonts w:ascii="Arial" w:hAnsi="Arial"/>
                <w:b w:val="0"/>
                <w:bCs w:val="0"/>
                <w:i w:val="0"/>
                <w:iCs w:val="0"/>
                <w:noProof/>
              </w:rPr>
              <w:t>DIRECTORS RESOLUTION APPROVING ALLOTMENT OF SHARES</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_Toc208034388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20</w:t>
            </w:r>
            <w:r w:rsidRPr="00FD33FE">
              <w:rPr>
                <w:rFonts w:ascii="Arial" w:hAnsi="Arial"/>
                <w:b w:val="0"/>
                <w:bCs w:val="0"/>
                <w:i w:val="0"/>
                <w:iCs w:val="0"/>
                <w:noProof/>
                <w:webHidden/>
              </w:rPr>
              <w:fldChar w:fldCharType="end"/>
            </w:r>
          </w:hyperlink>
        </w:p>
        <w:p w14:paraId="2C9DA533" w14:textId="21013C29"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89" w:history="1">
            <w:r w:rsidRPr="00FD33FE">
              <w:rPr>
                <w:rStyle w:val="Hyperlink"/>
                <w:rFonts w:ascii="Arial" w:hAnsi="Arial"/>
                <w:b w:val="0"/>
                <w:bCs w:val="0"/>
                <w:i w:val="0"/>
                <w:iCs w:val="0"/>
                <w:noProof/>
              </w:rPr>
              <w:t>CONSENT AND WAIVER FOR TRANSFER OF SHARES</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_Toc208034389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21</w:t>
            </w:r>
            <w:r w:rsidRPr="00FD33FE">
              <w:rPr>
                <w:rFonts w:ascii="Arial" w:hAnsi="Arial"/>
                <w:b w:val="0"/>
                <w:bCs w:val="0"/>
                <w:i w:val="0"/>
                <w:iCs w:val="0"/>
                <w:noProof/>
                <w:webHidden/>
              </w:rPr>
              <w:fldChar w:fldCharType="end"/>
            </w:r>
          </w:hyperlink>
        </w:p>
        <w:p w14:paraId="36D753A5" w14:textId="554A568B"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90" w:history="1">
            <w:r w:rsidRPr="00FD33FE">
              <w:rPr>
                <w:rStyle w:val="Hyperlink"/>
                <w:rFonts w:ascii="Arial" w:hAnsi="Arial"/>
                <w:b w:val="0"/>
                <w:bCs w:val="0"/>
                <w:i w:val="0"/>
                <w:iCs w:val="0"/>
                <w:noProof/>
              </w:rPr>
              <w:t>SHARE TRANSFER FORM</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_Toc208034390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22</w:t>
            </w:r>
            <w:r w:rsidRPr="00FD33FE">
              <w:rPr>
                <w:rFonts w:ascii="Arial" w:hAnsi="Arial"/>
                <w:b w:val="0"/>
                <w:bCs w:val="0"/>
                <w:i w:val="0"/>
                <w:iCs w:val="0"/>
                <w:noProof/>
                <w:webHidden/>
              </w:rPr>
              <w:fldChar w:fldCharType="end"/>
            </w:r>
          </w:hyperlink>
        </w:p>
        <w:p w14:paraId="7DB0AAAB" w14:textId="7ADCDBB4"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91" w:history="1">
            <w:r w:rsidRPr="00FD33FE">
              <w:rPr>
                <w:rStyle w:val="Hyperlink"/>
                <w:rFonts w:ascii="Arial" w:hAnsi="Arial"/>
                <w:b w:val="0"/>
                <w:bCs w:val="0"/>
                <w:i w:val="0"/>
                <w:iCs w:val="0"/>
                <w:noProof/>
              </w:rPr>
              <w:t>DIRECTORS' RESOLUTION APPROVING THE TRANSFER OF SHARES</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_Toc208034391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23</w:t>
            </w:r>
            <w:r w:rsidRPr="00FD33FE">
              <w:rPr>
                <w:rFonts w:ascii="Arial" w:hAnsi="Arial"/>
                <w:b w:val="0"/>
                <w:bCs w:val="0"/>
                <w:i w:val="0"/>
                <w:iCs w:val="0"/>
                <w:noProof/>
                <w:webHidden/>
              </w:rPr>
              <w:fldChar w:fldCharType="end"/>
            </w:r>
          </w:hyperlink>
        </w:p>
        <w:p w14:paraId="7D905821" w14:textId="4E186A9C"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92" w:history="1">
            <w:r w:rsidRPr="00FD33FE">
              <w:rPr>
                <w:rStyle w:val="Hyperlink"/>
                <w:rFonts w:ascii="Arial" w:hAnsi="Arial"/>
                <w:b w:val="0"/>
                <w:bCs w:val="0"/>
                <w:i w:val="0"/>
                <w:iCs w:val="0"/>
                <w:noProof/>
              </w:rPr>
              <w:t>BY-LAW NO. 1</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_Toc208034392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26</w:t>
            </w:r>
            <w:r w:rsidRPr="00FD33FE">
              <w:rPr>
                <w:rFonts w:ascii="Arial" w:hAnsi="Arial"/>
                <w:b w:val="0"/>
                <w:bCs w:val="0"/>
                <w:i w:val="0"/>
                <w:iCs w:val="0"/>
                <w:noProof/>
                <w:webHidden/>
              </w:rPr>
              <w:fldChar w:fldCharType="end"/>
            </w:r>
          </w:hyperlink>
        </w:p>
        <w:p w14:paraId="2591ED7D" w14:textId="43F12F2B" w:rsidR="00D8649B" w:rsidRPr="00FD33FE" w:rsidRDefault="00D8649B">
          <w:pPr>
            <w:pStyle w:val="TOC1"/>
            <w:tabs>
              <w:tab w:val="right" w:leader="dot" w:pos="9350"/>
            </w:tabs>
            <w:rPr>
              <w:rFonts w:ascii="Arial" w:eastAsiaTheme="minorEastAsia" w:hAnsi="Arial"/>
              <w:b w:val="0"/>
              <w:bCs w:val="0"/>
              <w:i w:val="0"/>
              <w:iCs w:val="0"/>
              <w:noProof/>
              <w:kern w:val="2"/>
              <w:lang w:val="en-CA"/>
              <w14:ligatures w14:val="standardContextual"/>
            </w:rPr>
          </w:pPr>
          <w:hyperlink w:anchor="_Toc208034393" w:history="1">
            <w:r w:rsidRPr="00FD33FE">
              <w:rPr>
                <w:rStyle w:val="Hyperlink"/>
                <w:rFonts w:ascii="Arial" w:hAnsi="Arial"/>
                <w:b w:val="0"/>
                <w:bCs w:val="0"/>
                <w:i w:val="0"/>
                <w:iCs w:val="0"/>
                <w:noProof/>
              </w:rPr>
              <w:t>FIRST DIRECTORS’ RESOLUTIONS (CONSENT IN WRITING)</w:t>
            </w:r>
            <w:r w:rsidRPr="00FD33FE">
              <w:rPr>
                <w:rFonts w:ascii="Arial" w:hAnsi="Arial"/>
                <w:b w:val="0"/>
                <w:bCs w:val="0"/>
                <w:i w:val="0"/>
                <w:iCs w:val="0"/>
                <w:noProof/>
                <w:webHidden/>
              </w:rPr>
              <w:tab/>
            </w:r>
            <w:r w:rsidRPr="00FD33FE">
              <w:rPr>
                <w:rFonts w:ascii="Arial" w:hAnsi="Arial"/>
                <w:b w:val="0"/>
                <w:bCs w:val="0"/>
                <w:i w:val="0"/>
                <w:iCs w:val="0"/>
                <w:noProof/>
                <w:webHidden/>
              </w:rPr>
              <w:fldChar w:fldCharType="begin"/>
            </w:r>
            <w:r w:rsidRPr="00FD33FE">
              <w:rPr>
                <w:rFonts w:ascii="Arial" w:hAnsi="Arial"/>
                <w:b w:val="0"/>
                <w:bCs w:val="0"/>
                <w:i w:val="0"/>
                <w:iCs w:val="0"/>
                <w:noProof/>
                <w:webHidden/>
              </w:rPr>
              <w:instrText xml:space="preserve"> PAGEREF _Toc208034393 \h </w:instrText>
            </w:r>
            <w:r w:rsidRPr="00FD33FE">
              <w:rPr>
                <w:rFonts w:ascii="Arial" w:hAnsi="Arial"/>
                <w:b w:val="0"/>
                <w:bCs w:val="0"/>
                <w:i w:val="0"/>
                <w:iCs w:val="0"/>
                <w:noProof/>
                <w:webHidden/>
              </w:rPr>
            </w:r>
            <w:r w:rsidRPr="00FD33FE">
              <w:rPr>
                <w:rFonts w:ascii="Arial" w:hAnsi="Arial"/>
                <w:b w:val="0"/>
                <w:bCs w:val="0"/>
                <w:i w:val="0"/>
                <w:iCs w:val="0"/>
                <w:noProof/>
                <w:webHidden/>
              </w:rPr>
              <w:fldChar w:fldCharType="separate"/>
            </w:r>
            <w:r w:rsidRPr="00FD33FE">
              <w:rPr>
                <w:rFonts w:ascii="Arial" w:hAnsi="Arial"/>
                <w:b w:val="0"/>
                <w:bCs w:val="0"/>
                <w:i w:val="0"/>
                <w:iCs w:val="0"/>
                <w:noProof/>
                <w:webHidden/>
              </w:rPr>
              <w:t>45</w:t>
            </w:r>
            <w:r w:rsidRPr="00FD33FE">
              <w:rPr>
                <w:rFonts w:ascii="Arial" w:hAnsi="Arial"/>
                <w:b w:val="0"/>
                <w:bCs w:val="0"/>
                <w:i w:val="0"/>
                <w:iCs w:val="0"/>
                <w:noProof/>
                <w:webHidden/>
              </w:rPr>
              <w:fldChar w:fldCharType="end"/>
            </w:r>
          </w:hyperlink>
        </w:p>
        <w:p w14:paraId="29D277EC" w14:textId="6A50A5DB" w:rsidR="00493CD5" w:rsidRPr="00FD33FE" w:rsidRDefault="000E14B2" w:rsidP="000E14B2">
          <w:r w:rsidRPr="00FD33FE">
            <w:rPr>
              <w:noProof/>
            </w:rPr>
            <w:fldChar w:fldCharType="end"/>
          </w:r>
        </w:p>
      </w:sdtContent>
    </w:sdt>
    <w:p w14:paraId="29D277ED" w14:textId="41673A28" w:rsidR="00493CD5" w:rsidRPr="00121E9F" w:rsidRDefault="00493CD5">
      <w:pPr>
        <w:jc w:val="both"/>
        <w:rPr>
          <w:b/>
          <w:sz w:val="24"/>
          <w:szCs w:val="24"/>
        </w:rPr>
      </w:pPr>
    </w:p>
    <w:p w14:paraId="57D8C2AF" w14:textId="77777777" w:rsidR="005B6D9A" w:rsidRPr="00121E9F" w:rsidRDefault="005B6D9A">
      <w:pPr>
        <w:rPr>
          <w:b/>
          <w:sz w:val="32"/>
          <w:szCs w:val="32"/>
        </w:rPr>
      </w:pPr>
      <w:r w:rsidRPr="00121E9F">
        <w:rPr>
          <w:b/>
          <w:sz w:val="32"/>
          <w:szCs w:val="32"/>
        </w:rPr>
        <w:br w:type="page"/>
      </w:r>
    </w:p>
    <w:p w14:paraId="29D277EE" w14:textId="6D6985DA" w:rsidR="00493CD5" w:rsidRPr="00121E9F" w:rsidRDefault="002628AE">
      <w:pPr>
        <w:jc w:val="center"/>
        <w:rPr>
          <w:b/>
          <w:sz w:val="28"/>
          <w:szCs w:val="28"/>
        </w:rPr>
      </w:pPr>
      <w:del w:id="13" w:author="Legal - Robert Onley" w:date="2025-09-06T19:07:00Z" w16du:dateUtc="2025-09-06T23:07:00Z">
        <w:r w:rsidRPr="00121E9F" w:rsidDel="00AC53EA">
          <w:rPr>
            <w:b/>
            <w:sz w:val="32"/>
            <w:szCs w:val="32"/>
          </w:rPr>
          <w:lastRenderedPageBreak/>
          <w:delText>Signifi Capital Inc.</w:delText>
        </w:r>
      </w:del>
      <w:ins w:id="14" w:author="Legal - Robert Onley" w:date="2025-09-06T19:07:00Z" w16du:dateUtc="2025-09-06T23:07:00Z">
        <w:r w:rsidR="00AC53EA">
          <w:rPr>
            <w:b/>
            <w:sz w:val="32"/>
            <w:szCs w:val="32"/>
          </w:rPr>
          <w:t>{{</w:t>
        </w:r>
        <w:proofErr w:type="spellStart"/>
        <w:r w:rsidR="00AC53EA">
          <w:rPr>
            <w:b/>
            <w:sz w:val="32"/>
            <w:szCs w:val="32"/>
          </w:rPr>
          <w:t>CompanyName</w:t>
        </w:r>
        <w:proofErr w:type="spellEnd"/>
        <w:r w:rsidR="00AC53EA">
          <w:rPr>
            <w:b/>
            <w:sz w:val="32"/>
            <w:szCs w:val="32"/>
          </w:rPr>
          <w:t>}}</w:t>
        </w:r>
      </w:ins>
    </w:p>
    <w:p w14:paraId="1D9539CC" w14:textId="77777777" w:rsidR="00FC254A" w:rsidRDefault="00FC254A" w:rsidP="00FC254A">
      <w:pPr>
        <w:pStyle w:val="Heading2"/>
        <w:spacing w:before="0" w:after="0"/>
        <w:jc w:val="center"/>
      </w:pPr>
      <w:bookmarkStart w:id="15" w:name="_Toc208034373"/>
    </w:p>
    <w:p w14:paraId="6B3733DD" w14:textId="1887675E" w:rsidR="00FC254A" w:rsidRDefault="00520C42" w:rsidP="00FC254A">
      <w:pPr>
        <w:pStyle w:val="Heading2"/>
        <w:spacing w:before="0" w:after="0"/>
        <w:jc w:val="center"/>
      </w:pPr>
      <w:r w:rsidRPr="00121E9F">
        <w:t>ORGANIZATIONAL RESOLUTIONS</w:t>
      </w:r>
      <w:bookmarkEnd w:id="15"/>
      <w:r w:rsidR="00FC254A">
        <w:t xml:space="preserve"> OF</w:t>
      </w:r>
    </w:p>
    <w:p w14:paraId="4B5BCBBC" w14:textId="0440E673" w:rsidR="00FC254A" w:rsidRDefault="00FC254A" w:rsidP="00FC254A">
      <w:pPr>
        <w:pStyle w:val="Heading2"/>
        <w:spacing w:before="0" w:after="0"/>
        <w:jc w:val="center"/>
      </w:pPr>
      <w:del w:id="16" w:author="Legal - Robert Onley" w:date="2025-09-06T19:07:00Z" w16du:dateUtc="2025-09-06T23:07:00Z">
        <w:r w:rsidDel="00AC53EA">
          <w:delText>SIGNIFI CAPITAL INC.</w:delText>
        </w:r>
      </w:del>
      <w:ins w:id="17" w:author="Legal - Robert Onley" w:date="2025-09-06T19:07:00Z" w16du:dateUtc="2025-09-06T23:07:00Z">
        <w:r w:rsidR="00AC53EA">
          <w:t>{{COMPANYNAME}}</w:t>
        </w:r>
      </w:ins>
    </w:p>
    <w:p w14:paraId="74478776" w14:textId="77777777" w:rsidR="00FC254A" w:rsidRDefault="00FC254A" w:rsidP="00FC254A">
      <w:pPr>
        <w:pStyle w:val="Heading2"/>
        <w:spacing w:before="0" w:after="0"/>
        <w:jc w:val="center"/>
      </w:pPr>
      <w:r>
        <w:t>(the "Corporation")</w:t>
      </w:r>
    </w:p>
    <w:p w14:paraId="5739B3C1" w14:textId="77777777" w:rsidR="00FC254A" w:rsidRDefault="00FC254A" w:rsidP="000E14B2">
      <w:pPr>
        <w:pStyle w:val="Heading1"/>
      </w:pPr>
    </w:p>
    <w:p w14:paraId="4EC5C1AD" w14:textId="77777777" w:rsidR="00FC254A" w:rsidRPr="00FC254A" w:rsidRDefault="00FC254A" w:rsidP="00FC254A">
      <w:pPr>
        <w:rPr>
          <w:b/>
          <w:bCs/>
        </w:rPr>
      </w:pPr>
      <w:r w:rsidRPr="00FC254A">
        <w:rPr>
          <w:b/>
          <w:bCs/>
        </w:rPr>
        <w:t xml:space="preserve">WHEREAS the Board of Directors of the Corporation deems it advisable to adopt the following </w:t>
      </w:r>
      <w:proofErr w:type="gramStart"/>
      <w:r w:rsidRPr="00FC254A">
        <w:rPr>
          <w:b/>
          <w:bCs/>
        </w:rPr>
        <w:t>resolutions;</w:t>
      </w:r>
      <w:proofErr w:type="gramEnd"/>
    </w:p>
    <w:p w14:paraId="1020B719" w14:textId="77777777" w:rsidR="00FC254A" w:rsidRDefault="00FC254A" w:rsidP="00FC254A"/>
    <w:p w14:paraId="29D277F1" w14:textId="521CEE4E" w:rsidR="00493CD5" w:rsidRPr="00FC254A" w:rsidRDefault="00FC254A" w:rsidP="00FC254A">
      <w:pPr>
        <w:rPr>
          <w:b/>
          <w:bCs/>
        </w:rPr>
      </w:pPr>
      <w:r w:rsidRPr="00FC254A">
        <w:rPr>
          <w:b/>
          <w:bCs/>
        </w:rPr>
        <w:t>NOW THEREFORE BE IT RESOLVED THAT:</w:t>
      </w:r>
    </w:p>
    <w:p w14:paraId="094519CC" w14:textId="77777777" w:rsidR="00FC254A" w:rsidRDefault="00FC254A" w:rsidP="00FC254A">
      <w:bookmarkStart w:id="18" w:name="_Toc208034374"/>
    </w:p>
    <w:p w14:paraId="29D277F2" w14:textId="48D56C9E" w:rsidR="00493CD5" w:rsidRPr="00121E9F" w:rsidRDefault="00B65C4D" w:rsidP="00FC254A">
      <w:r w:rsidRPr="00121E9F">
        <w:t xml:space="preserve">INCORPORATOR’S WRITTEN RESOLUTION OF </w:t>
      </w:r>
      <w:del w:id="19" w:author="Legal - Robert Onley" w:date="2025-09-06T19:07:00Z" w16du:dateUtc="2025-09-06T23:07:00Z">
        <w:r w:rsidR="002628AE" w:rsidRPr="00121E9F" w:rsidDel="00AC53EA">
          <w:delText>Signifi Capital Inc.</w:delText>
        </w:r>
      </w:del>
      <w:bookmarkEnd w:id="18"/>
      <w:ins w:id="20" w:author="Legal - Robert Onley" w:date="2025-09-06T19:07:00Z" w16du:dateUtc="2025-09-06T23:07:00Z">
        <w:r w:rsidR="00AC53EA">
          <w:t>{{</w:t>
        </w:r>
        <w:proofErr w:type="spellStart"/>
        <w:r w:rsidR="00AC53EA">
          <w:t>CompanyName</w:t>
        </w:r>
        <w:proofErr w:type="spellEnd"/>
        <w:r w:rsidR="00AC53EA">
          <w:t>}}</w:t>
        </w:r>
      </w:ins>
    </w:p>
    <w:p w14:paraId="29D277F3" w14:textId="77777777" w:rsidR="00493CD5" w:rsidRPr="00121E9F" w:rsidRDefault="00493CD5">
      <w:pPr>
        <w:jc w:val="both"/>
        <w:rPr>
          <w:sz w:val="24"/>
          <w:szCs w:val="24"/>
        </w:rPr>
      </w:pPr>
    </w:p>
    <w:p w14:paraId="29D277F4" w14:textId="3EB4D4FF" w:rsidR="00493CD5" w:rsidRPr="00121E9F" w:rsidRDefault="00520C42">
      <w:pPr>
        <w:jc w:val="both"/>
        <w:rPr>
          <w:sz w:val="24"/>
          <w:szCs w:val="24"/>
        </w:rPr>
      </w:pPr>
      <w:r w:rsidRPr="00121E9F">
        <w:rPr>
          <w:sz w:val="24"/>
          <w:szCs w:val="24"/>
        </w:rPr>
        <w:t xml:space="preserve">The undersigned, being the </w:t>
      </w:r>
      <w:r w:rsidRPr="00121E9F">
        <w:rPr>
          <w:b/>
          <w:sz w:val="24"/>
          <w:szCs w:val="24"/>
        </w:rPr>
        <w:t xml:space="preserve">sole incorporator of </w:t>
      </w:r>
      <w:del w:id="21" w:author="Legal - Robert Onley" w:date="2025-09-06T19:07:00Z" w16du:dateUtc="2025-09-06T23:07:00Z">
        <w:r w:rsidR="002628AE" w:rsidRPr="00121E9F" w:rsidDel="00AC53EA">
          <w:rPr>
            <w:b/>
            <w:sz w:val="24"/>
            <w:szCs w:val="24"/>
          </w:rPr>
          <w:delText>Signifi Capital Inc.</w:delText>
        </w:r>
      </w:del>
      <w:ins w:id="22" w:author="Legal - Robert Onley" w:date="2025-09-06T19:07:00Z" w16du:dateUtc="2025-09-06T23:07:00Z">
        <w:r w:rsidR="00AC53EA">
          <w:rPr>
            <w:b/>
            <w:sz w:val="24"/>
            <w:szCs w:val="24"/>
          </w:rPr>
          <w:t>{{</w:t>
        </w:r>
        <w:proofErr w:type="spellStart"/>
        <w:r w:rsidR="00AC53EA">
          <w:rPr>
            <w:b/>
            <w:sz w:val="24"/>
            <w:szCs w:val="24"/>
          </w:rPr>
          <w:t>CompanyName</w:t>
        </w:r>
        <w:proofErr w:type="spellEnd"/>
        <w:r w:rsidR="00AC53EA">
          <w:rPr>
            <w:b/>
            <w:sz w:val="24"/>
            <w:szCs w:val="24"/>
          </w:rPr>
          <w:t>}}</w:t>
        </w:r>
      </w:ins>
      <w:r w:rsidRPr="00121E9F">
        <w:rPr>
          <w:b/>
          <w:sz w:val="24"/>
          <w:szCs w:val="24"/>
        </w:rPr>
        <w:t xml:space="preserve"> (the “</w:t>
      </w:r>
      <w:bookmarkStart w:id="23" w:name="_sbdt_8ce69ae754505762_153"/>
      <w:r w:rsidRPr="00121E9F">
        <w:rPr>
          <w:b/>
          <w:sz w:val="24"/>
          <w:szCs w:val="24"/>
        </w:rPr>
        <w:t>Corporation</w:t>
      </w:r>
      <w:bookmarkEnd w:id="23"/>
      <w:r w:rsidRPr="00121E9F">
        <w:rPr>
          <w:b/>
          <w:sz w:val="24"/>
          <w:szCs w:val="24"/>
        </w:rPr>
        <w:t>”),</w:t>
      </w:r>
      <w:r w:rsidRPr="00121E9F">
        <w:rPr>
          <w:sz w:val="24"/>
          <w:szCs w:val="24"/>
        </w:rPr>
        <w:t xml:space="preserve"> hereby adopts the following resolutions as of {{</w:t>
      </w:r>
      <w:bookmarkStart w:id="24" w:name="_sbdt_7ef5f25d9fcf7c46_350"/>
      <w:r w:rsidRPr="00121E9F">
        <w:rPr>
          <w:sz w:val="24"/>
          <w:szCs w:val="24"/>
        </w:rPr>
        <w:t>Date</w:t>
      </w:r>
      <w:bookmarkEnd w:id="24"/>
      <w:r w:rsidRPr="00121E9F">
        <w:rPr>
          <w:sz w:val="24"/>
          <w:szCs w:val="24"/>
        </w:rPr>
        <w:t>}}:</w:t>
      </w:r>
    </w:p>
    <w:p w14:paraId="29D277F5" w14:textId="77777777" w:rsidR="00493CD5" w:rsidRPr="00121E9F" w:rsidRDefault="00493CD5">
      <w:pPr>
        <w:jc w:val="both"/>
        <w:rPr>
          <w:sz w:val="24"/>
          <w:szCs w:val="24"/>
        </w:rPr>
      </w:pPr>
    </w:p>
    <w:p w14:paraId="29D277F6" w14:textId="537DC1BB" w:rsidR="00493CD5" w:rsidRPr="00121E9F" w:rsidRDefault="00520C42">
      <w:pPr>
        <w:jc w:val="both"/>
        <w:rPr>
          <w:b/>
          <w:sz w:val="24"/>
          <w:szCs w:val="24"/>
        </w:rPr>
      </w:pPr>
      <w:r w:rsidRPr="00121E9F">
        <w:rPr>
          <w:b/>
          <w:sz w:val="24"/>
          <w:szCs w:val="24"/>
        </w:rPr>
        <w:t xml:space="preserve">Approval of </w:t>
      </w:r>
      <w:bookmarkStart w:id="25" w:name="_sbdt_03c4034f993cf102_11"/>
      <w:r w:rsidRPr="00121E9F">
        <w:rPr>
          <w:b/>
          <w:sz w:val="24"/>
          <w:szCs w:val="24"/>
        </w:rPr>
        <w:t>Articles of Incorporation</w:t>
      </w:r>
      <w:bookmarkEnd w:id="25"/>
    </w:p>
    <w:p w14:paraId="29D277F7" w14:textId="1A7E1520" w:rsidR="00493CD5" w:rsidRPr="00121E9F" w:rsidRDefault="00520C42">
      <w:pPr>
        <w:jc w:val="both"/>
        <w:rPr>
          <w:sz w:val="24"/>
          <w:szCs w:val="24"/>
        </w:rPr>
      </w:pPr>
      <w:r w:rsidRPr="00121E9F">
        <w:rPr>
          <w:sz w:val="24"/>
          <w:szCs w:val="24"/>
        </w:rPr>
        <w:t xml:space="preserve">Resolved that the form and content of the </w:t>
      </w:r>
      <w:bookmarkStart w:id="26" w:name="_sbdt_03c4034f993cf102_12"/>
      <w:r w:rsidRPr="00121E9F">
        <w:rPr>
          <w:sz w:val="24"/>
          <w:szCs w:val="24"/>
        </w:rPr>
        <w:t>Articles of Incorporation</w:t>
      </w:r>
      <w:bookmarkEnd w:id="26"/>
      <w:r w:rsidRPr="00121E9F">
        <w:rPr>
          <w:sz w:val="24"/>
          <w:szCs w:val="24"/>
        </w:rPr>
        <w:t xml:space="preserve"> of the </w:t>
      </w:r>
      <w:bookmarkStart w:id="27" w:name="_sbdt_8ce69ae754505762_154"/>
      <w:r w:rsidRPr="00121E9F">
        <w:rPr>
          <w:sz w:val="24"/>
          <w:szCs w:val="24"/>
        </w:rPr>
        <w:t>Corporation</w:t>
      </w:r>
      <w:bookmarkEnd w:id="27"/>
      <w:r w:rsidRPr="00121E9F">
        <w:rPr>
          <w:sz w:val="24"/>
          <w:szCs w:val="24"/>
        </w:rPr>
        <w:t xml:space="preserve"> are approved.</w:t>
      </w:r>
    </w:p>
    <w:p w14:paraId="29D277F8" w14:textId="77777777" w:rsidR="00493CD5" w:rsidRPr="00121E9F" w:rsidRDefault="00493CD5">
      <w:pPr>
        <w:jc w:val="both"/>
        <w:rPr>
          <w:sz w:val="24"/>
          <w:szCs w:val="24"/>
        </w:rPr>
      </w:pPr>
    </w:p>
    <w:p w14:paraId="29D277F9" w14:textId="77777777" w:rsidR="00493CD5" w:rsidRPr="00121E9F" w:rsidRDefault="00520C42">
      <w:pPr>
        <w:jc w:val="both"/>
        <w:rPr>
          <w:sz w:val="24"/>
          <w:szCs w:val="24"/>
        </w:rPr>
      </w:pPr>
      <w:r w:rsidRPr="00121E9F">
        <w:rPr>
          <w:sz w:val="24"/>
          <w:szCs w:val="24"/>
        </w:rPr>
        <w:t>Appointment of Initial Directors</w:t>
      </w:r>
    </w:p>
    <w:p w14:paraId="29D277FA" w14:textId="71FD3F91" w:rsidR="00493CD5" w:rsidRPr="00121E9F" w:rsidRDefault="00520C42">
      <w:pPr>
        <w:jc w:val="both"/>
        <w:rPr>
          <w:sz w:val="24"/>
          <w:szCs w:val="24"/>
        </w:rPr>
      </w:pPr>
      <w:r w:rsidRPr="00121E9F">
        <w:rPr>
          <w:sz w:val="24"/>
          <w:szCs w:val="24"/>
        </w:rPr>
        <w:t xml:space="preserve">Resolved that the following individuals are appointed as the first directors of the </w:t>
      </w:r>
      <w:bookmarkStart w:id="28" w:name="_sbdt_8ce69ae754505762_155"/>
      <w:r w:rsidRPr="00121E9F">
        <w:rPr>
          <w:sz w:val="24"/>
          <w:szCs w:val="24"/>
        </w:rPr>
        <w:t>Corporation</w:t>
      </w:r>
      <w:bookmarkEnd w:id="28"/>
      <w:r w:rsidRPr="00121E9F">
        <w:rPr>
          <w:sz w:val="24"/>
          <w:szCs w:val="24"/>
        </w:rPr>
        <w:t>, effective as of {{</w:t>
      </w:r>
      <w:bookmarkStart w:id="29" w:name="_sbdt_7ef5f25d9fcf7c46_351"/>
      <w:r w:rsidRPr="00121E9F">
        <w:rPr>
          <w:sz w:val="24"/>
          <w:szCs w:val="24"/>
        </w:rPr>
        <w:t>Date</w:t>
      </w:r>
      <w:bookmarkEnd w:id="29"/>
      <w:r w:rsidRPr="00121E9F">
        <w:rPr>
          <w:sz w:val="24"/>
          <w:szCs w:val="24"/>
        </w:rPr>
        <w:t>}}: {{</w:t>
      </w:r>
      <w:bookmarkStart w:id="30" w:name="_sbdt_0b6ce377ebfc1ff7_116"/>
      <w:r w:rsidRPr="00121E9F">
        <w:rPr>
          <w:sz w:val="24"/>
          <w:szCs w:val="24"/>
        </w:rPr>
        <w:t>Director Names</w:t>
      </w:r>
      <w:bookmarkEnd w:id="30"/>
      <w:r w:rsidRPr="00121E9F">
        <w:rPr>
          <w:sz w:val="24"/>
          <w:szCs w:val="24"/>
        </w:rPr>
        <w:t>}}.</w:t>
      </w:r>
    </w:p>
    <w:p w14:paraId="0C5E3728" w14:textId="1B7CA0CE" w:rsidR="00BA32A3" w:rsidRPr="00121E9F" w:rsidRDefault="00BA32A3">
      <w:pPr>
        <w:jc w:val="both"/>
        <w:rPr>
          <w:sz w:val="24"/>
          <w:szCs w:val="24"/>
        </w:rPr>
      </w:pPr>
      <w:r w:rsidRPr="00121E9F">
        <w:rPr>
          <w:sz w:val="24"/>
          <w:szCs w:val="24"/>
        </w:rPr>
        <w:t>Resignation of Incorporator and Transfer of Corporate Records</w:t>
      </w:r>
    </w:p>
    <w:p w14:paraId="429DD396" w14:textId="1731AD5F" w:rsidR="00BA32A3" w:rsidRPr="00121E9F" w:rsidRDefault="00BA32A3">
      <w:pPr>
        <w:jc w:val="both"/>
        <w:rPr>
          <w:sz w:val="24"/>
          <w:szCs w:val="24"/>
        </w:rPr>
      </w:pPr>
      <w:r w:rsidRPr="00121E9F">
        <w:rPr>
          <w:sz w:val="24"/>
          <w:szCs w:val="24"/>
        </w:rPr>
        <w:t xml:space="preserve">Resolved that the undersigned incorporator hereby resigns as incorporator of the </w:t>
      </w:r>
      <w:bookmarkStart w:id="31" w:name="_sbdt_8ce69ae754505762_156"/>
      <w:r w:rsidRPr="00121E9F">
        <w:rPr>
          <w:sz w:val="24"/>
          <w:szCs w:val="24"/>
        </w:rPr>
        <w:t>Corporation</w:t>
      </w:r>
      <w:bookmarkEnd w:id="31"/>
      <w:r w:rsidRPr="00121E9F">
        <w:rPr>
          <w:sz w:val="24"/>
          <w:szCs w:val="24"/>
        </w:rPr>
        <w:t xml:space="preserve">, delivers the corporate records and minute book (and seal, if any) to the initial directors, and authorizes the initial directors to undertake and complete the organization of the </w:t>
      </w:r>
      <w:bookmarkStart w:id="32" w:name="_sbdt_8ce69ae754505762_157"/>
      <w:r w:rsidRPr="00121E9F">
        <w:rPr>
          <w:sz w:val="24"/>
          <w:szCs w:val="24"/>
        </w:rPr>
        <w:t>Corporation</w:t>
      </w:r>
      <w:bookmarkEnd w:id="32"/>
      <w:r w:rsidRPr="00121E9F">
        <w:rPr>
          <w:sz w:val="24"/>
          <w:szCs w:val="24"/>
        </w:rPr>
        <w:t>.</w:t>
      </w:r>
    </w:p>
    <w:p w14:paraId="29D277FD" w14:textId="77777777" w:rsidR="00493CD5" w:rsidRPr="00121E9F" w:rsidRDefault="00493CD5">
      <w:pPr>
        <w:jc w:val="both"/>
        <w:rPr>
          <w:sz w:val="24"/>
          <w:szCs w:val="24"/>
        </w:rPr>
      </w:pPr>
    </w:p>
    <w:p w14:paraId="29D277FE" w14:textId="7BB789C7" w:rsidR="00493CD5" w:rsidRPr="00121E9F" w:rsidRDefault="00493CD5">
      <w:pPr>
        <w:jc w:val="both"/>
        <w:rPr>
          <w:b/>
          <w:sz w:val="24"/>
          <w:szCs w:val="24"/>
        </w:rPr>
      </w:pPr>
    </w:p>
    <w:p w14:paraId="29D277FF" w14:textId="4B2D8BA8" w:rsidR="00493CD5" w:rsidRPr="00121E9F" w:rsidRDefault="00493CD5">
      <w:pPr>
        <w:jc w:val="both"/>
        <w:rPr>
          <w:sz w:val="24"/>
          <w:szCs w:val="24"/>
        </w:rPr>
      </w:pPr>
    </w:p>
    <w:p w14:paraId="29D27800" w14:textId="77777777" w:rsidR="00493CD5" w:rsidRPr="00121E9F" w:rsidRDefault="00493CD5">
      <w:pPr>
        <w:jc w:val="both"/>
        <w:rPr>
          <w:sz w:val="24"/>
          <w:szCs w:val="24"/>
        </w:rPr>
      </w:pPr>
    </w:p>
    <w:p w14:paraId="29D27801" w14:textId="2D538952" w:rsidR="00493CD5" w:rsidRPr="00121E9F" w:rsidRDefault="00493CD5">
      <w:pPr>
        <w:jc w:val="both"/>
        <w:rPr>
          <w:sz w:val="24"/>
          <w:szCs w:val="24"/>
        </w:rPr>
      </w:pPr>
    </w:p>
    <w:p w14:paraId="29D27802" w14:textId="77777777" w:rsidR="00493CD5" w:rsidRPr="00121E9F" w:rsidRDefault="00493CD5">
      <w:pPr>
        <w:jc w:val="both"/>
        <w:rPr>
          <w:sz w:val="24"/>
          <w:szCs w:val="24"/>
        </w:rPr>
      </w:pPr>
    </w:p>
    <w:p w14:paraId="29D27803" w14:textId="78C7C7BB" w:rsidR="00493CD5" w:rsidRPr="00121E9F" w:rsidRDefault="00493CD5">
      <w:pPr>
        <w:jc w:val="both"/>
        <w:rPr>
          <w:sz w:val="24"/>
          <w:szCs w:val="24"/>
        </w:rPr>
      </w:pPr>
    </w:p>
    <w:p w14:paraId="29D27804" w14:textId="77777777" w:rsidR="00493CD5" w:rsidRPr="00121E9F" w:rsidRDefault="00493CD5">
      <w:pPr>
        <w:jc w:val="both"/>
        <w:rPr>
          <w:sz w:val="24"/>
          <w:szCs w:val="24"/>
        </w:rPr>
      </w:pPr>
    </w:p>
    <w:p w14:paraId="29D27805" w14:textId="234652F0" w:rsidR="00493CD5" w:rsidRPr="00121E9F" w:rsidRDefault="00493CD5">
      <w:pPr>
        <w:jc w:val="both"/>
        <w:rPr>
          <w:sz w:val="24"/>
          <w:szCs w:val="24"/>
        </w:rPr>
      </w:pPr>
    </w:p>
    <w:p w14:paraId="29D2780C" w14:textId="77777777" w:rsidR="00493CD5" w:rsidRPr="00121E9F" w:rsidRDefault="00493CD5">
      <w:pPr>
        <w:jc w:val="both"/>
        <w:rPr>
          <w:sz w:val="24"/>
          <w:szCs w:val="24"/>
        </w:rPr>
      </w:pPr>
    </w:p>
    <w:p w14:paraId="29D2780D" w14:textId="3A5C0E2F" w:rsidR="00493CD5" w:rsidRPr="00121E9F" w:rsidRDefault="00520C42">
      <w:pPr>
        <w:jc w:val="both"/>
        <w:rPr>
          <w:b/>
          <w:sz w:val="24"/>
          <w:szCs w:val="24"/>
        </w:rPr>
      </w:pPr>
      <w:r w:rsidRPr="00121E9F">
        <w:rPr>
          <w:b/>
          <w:sz w:val="24"/>
          <w:szCs w:val="24"/>
        </w:rPr>
        <w:t xml:space="preserve">FIRST DIRECTORS’ RESOLUTIONS OF </w:t>
      </w:r>
      <w:del w:id="33" w:author="Legal - Robert Onley" w:date="2025-09-06T19:07:00Z" w16du:dateUtc="2025-09-06T23:07:00Z">
        <w:r w:rsidR="002628AE" w:rsidRPr="00121E9F" w:rsidDel="00AC53EA">
          <w:rPr>
            <w:b/>
            <w:sz w:val="24"/>
            <w:szCs w:val="24"/>
          </w:rPr>
          <w:delText>Signifi Capital Inc.</w:delText>
        </w:r>
      </w:del>
      <w:ins w:id="34" w:author="Legal - Robert Onley" w:date="2025-09-06T19:07:00Z" w16du:dateUtc="2025-09-06T23:07:00Z">
        <w:r w:rsidR="00AC53EA">
          <w:rPr>
            <w:b/>
            <w:sz w:val="24"/>
            <w:szCs w:val="24"/>
          </w:rPr>
          <w:t>{{</w:t>
        </w:r>
        <w:proofErr w:type="spellStart"/>
        <w:r w:rsidR="00AC53EA">
          <w:rPr>
            <w:b/>
            <w:sz w:val="24"/>
            <w:szCs w:val="24"/>
          </w:rPr>
          <w:t>CompanyName</w:t>
        </w:r>
        <w:proofErr w:type="spellEnd"/>
        <w:r w:rsidR="00AC53EA">
          <w:rPr>
            <w:b/>
            <w:sz w:val="24"/>
            <w:szCs w:val="24"/>
          </w:rPr>
          <w:t>}}</w:t>
        </w:r>
      </w:ins>
      <w:r w:rsidRPr="00121E9F">
        <w:rPr>
          <w:b/>
          <w:sz w:val="24"/>
          <w:szCs w:val="24"/>
        </w:rPr>
        <w:t xml:space="preserve"> (Consent in Writing)</w:t>
      </w:r>
    </w:p>
    <w:p w14:paraId="29D2780E" w14:textId="77777777" w:rsidR="00493CD5" w:rsidRPr="00121E9F" w:rsidRDefault="00520C42">
      <w:pPr>
        <w:jc w:val="both"/>
        <w:rPr>
          <w:sz w:val="24"/>
          <w:szCs w:val="24"/>
        </w:rPr>
      </w:pPr>
      <w:r w:rsidRPr="00121E9F">
        <w:rPr>
          <w:sz w:val="24"/>
          <w:szCs w:val="24"/>
        </w:rPr>
        <w:t>Resolved that:</w:t>
      </w:r>
    </w:p>
    <w:p w14:paraId="29D2780F" w14:textId="77777777" w:rsidR="00493CD5" w:rsidRPr="00121E9F" w:rsidRDefault="00493CD5">
      <w:pPr>
        <w:jc w:val="both"/>
        <w:rPr>
          <w:sz w:val="24"/>
          <w:szCs w:val="24"/>
        </w:rPr>
      </w:pPr>
    </w:p>
    <w:p w14:paraId="35DF99BC" w14:textId="77777777" w:rsidR="00D769F9" w:rsidRDefault="00017BC4" w:rsidP="00A57AC9">
      <w:pPr>
        <w:pStyle w:val="ListParagraph"/>
        <w:numPr>
          <w:ilvl w:val="0"/>
          <w:numId w:val="2"/>
        </w:numPr>
        <w:jc w:val="both"/>
        <w:rPr>
          <w:sz w:val="24"/>
          <w:szCs w:val="24"/>
        </w:rPr>
      </w:pPr>
      <w:r w:rsidRPr="00121E9F">
        <w:rPr>
          <w:b/>
          <w:bCs/>
          <w:caps/>
          <w:sz w:val="24"/>
          <w:szCs w:val="24"/>
        </w:rPr>
        <w:t>A</w:t>
      </w:r>
      <w:r w:rsidRPr="00121E9F">
        <w:rPr>
          <w:sz w:val="24"/>
          <w:szCs w:val="24"/>
        </w:rPr>
        <w:t xml:space="preserve">ppointment of Officers. The following individuals are appointed to serve at the pleasure of the board: </w:t>
      </w:r>
      <w:bookmarkStart w:id="35" w:name="_sbdt_be72d1639eab328b_259"/>
    </w:p>
    <w:p w14:paraId="3993D6A8" w14:textId="77777777" w:rsidR="00D769F9" w:rsidRDefault="00017BC4" w:rsidP="00D769F9">
      <w:pPr>
        <w:pStyle w:val="ListParagraph"/>
        <w:numPr>
          <w:ilvl w:val="1"/>
          <w:numId w:val="2"/>
        </w:numPr>
        <w:jc w:val="both"/>
        <w:rPr>
          <w:sz w:val="24"/>
          <w:szCs w:val="24"/>
        </w:rPr>
      </w:pPr>
      <w:r w:rsidRPr="00121E9F">
        <w:rPr>
          <w:sz w:val="24"/>
          <w:szCs w:val="24"/>
        </w:rPr>
        <w:t>President</w:t>
      </w:r>
      <w:bookmarkEnd w:id="35"/>
      <w:r w:rsidRPr="00121E9F">
        <w:rPr>
          <w:sz w:val="24"/>
          <w:szCs w:val="24"/>
        </w:rPr>
        <w:t>/</w:t>
      </w:r>
      <w:bookmarkStart w:id="36" w:name="_sbdt_d05af4939de1b730_2_384"/>
      <w:r w:rsidRPr="00121E9F">
        <w:rPr>
          <w:sz w:val="24"/>
          <w:szCs w:val="24"/>
        </w:rPr>
        <w:t>CEO</w:t>
      </w:r>
      <w:bookmarkEnd w:id="36"/>
      <w:r w:rsidRPr="00121E9F">
        <w:rPr>
          <w:sz w:val="24"/>
          <w:szCs w:val="24"/>
        </w:rPr>
        <w:t xml:space="preserve">: </w:t>
      </w:r>
      <w:bookmarkStart w:id="37" w:name="_sbdt_20d7f8689e25301d_130"/>
      <w:r w:rsidR="00D769F9">
        <w:rPr>
          <w:sz w:val="24"/>
          <w:szCs w:val="24"/>
        </w:rPr>
        <w:t>{{</w:t>
      </w:r>
      <w:r w:rsidRPr="00121E9F">
        <w:rPr>
          <w:sz w:val="24"/>
          <w:szCs w:val="24"/>
        </w:rPr>
        <w:t>Officer Name</w:t>
      </w:r>
      <w:bookmarkEnd w:id="37"/>
      <w:r w:rsidRPr="00121E9F">
        <w:rPr>
          <w:sz w:val="24"/>
          <w:szCs w:val="24"/>
        </w:rPr>
        <w:t>}</w:t>
      </w:r>
      <w:proofErr w:type="gramStart"/>
      <w:r w:rsidRPr="00121E9F">
        <w:rPr>
          <w:sz w:val="24"/>
          <w:szCs w:val="24"/>
        </w:rPr>
        <w:t>};</w:t>
      </w:r>
      <w:proofErr w:type="gramEnd"/>
      <w:r w:rsidRPr="00121E9F">
        <w:rPr>
          <w:sz w:val="24"/>
          <w:szCs w:val="24"/>
        </w:rPr>
        <w:t xml:space="preserve"> </w:t>
      </w:r>
      <w:bookmarkStart w:id="38" w:name="_sbdt_81cd7762d16e6af7_283"/>
    </w:p>
    <w:p w14:paraId="20D6B1FB" w14:textId="77777777" w:rsidR="00D769F9" w:rsidRDefault="00017BC4" w:rsidP="00D769F9">
      <w:pPr>
        <w:pStyle w:val="ListParagraph"/>
        <w:numPr>
          <w:ilvl w:val="1"/>
          <w:numId w:val="2"/>
        </w:numPr>
        <w:jc w:val="both"/>
        <w:rPr>
          <w:sz w:val="24"/>
          <w:szCs w:val="24"/>
        </w:rPr>
      </w:pPr>
      <w:r w:rsidRPr="00121E9F">
        <w:rPr>
          <w:sz w:val="24"/>
          <w:szCs w:val="24"/>
        </w:rPr>
        <w:t>Secretary</w:t>
      </w:r>
      <w:bookmarkEnd w:id="38"/>
      <w:r w:rsidRPr="00121E9F">
        <w:rPr>
          <w:sz w:val="24"/>
          <w:szCs w:val="24"/>
        </w:rPr>
        <w:t>: {{</w:t>
      </w:r>
      <w:bookmarkStart w:id="39" w:name="_sbdt_20d7f8689e25301d_131"/>
      <w:r w:rsidRPr="00121E9F">
        <w:rPr>
          <w:sz w:val="24"/>
          <w:szCs w:val="24"/>
        </w:rPr>
        <w:t>Officer Name</w:t>
      </w:r>
      <w:bookmarkEnd w:id="39"/>
      <w:r w:rsidRPr="00121E9F">
        <w:rPr>
          <w:sz w:val="24"/>
          <w:szCs w:val="24"/>
        </w:rPr>
        <w:t>}</w:t>
      </w:r>
      <w:proofErr w:type="gramStart"/>
      <w:r w:rsidRPr="00121E9F">
        <w:rPr>
          <w:sz w:val="24"/>
          <w:szCs w:val="24"/>
        </w:rPr>
        <w:t>};</w:t>
      </w:r>
      <w:proofErr w:type="gramEnd"/>
      <w:r w:rsidRPr="00121E9F">
        <w:rPr>
          <w:sz w:val="24"/>
          <w:szCs w:val="24"/>
        </w:rPr>
        <w:t xml:space="preserve"> </w:t>
      </w:r>
      <w:bookmarkStart w:id="40" w:name="_sbdt_1272aa90fa10561e_25"/>
    </w:p>
    <w:p w14:paraId="4CE729ED" w14:textId="77777777" w:rsidR="00D769F9" w:rsidRDefault="00017BC4" w:rsidP="00D769F9">
      <w:pPr>
        <w:pStyle w:val="ListParagraph"/>
        <w:numPr>
          <w:ilvl w:val="1"/>
          <w:numId w:val="2"/>
        </w:numPr>
        <w:jc w:val="both"/>
        <w:rPr>
          <w:sz w:val="24"/>
          <w:szCs w:val="24"/>
        </w:rPr>
      </w:pPr>
      <w:r w:rsidRPr="00121E9F">
        <w:rPr>
          <w:sz w:val="24"/>
          <w:szCs w:val="24"/>
        </w:rPr>
        <w:t>Chief Financial Officer</w:t>
      </w:r>
      <w:bookmarkEnd w:id="40"/>
      <w:r w:rsidRPr="00121E9F">
        <w:rPr>
          <w:sz w:val="24"/>
          <w:szCs w:val="24"/>
        </w:rPr>
        <w:t>: {{</w:t>
      </w:r>
      <w:bookmarkStart w:id="41" w:name="_sbdt_20d7f8689e25301d_132"/>
      <w:r w:rsidRPr="00121E9F">
        <w:rPr>
          <w:sz w:val="24"/>
          <w:szCs w:val="24"/>
        </w:rPr>
        <w:t>Officer Name</w:t>
      </w:r>
      <w:bookmarkEnd w:id="41"/>
      <w:r w:rsidRPr="00121E9F">
        <w:rPr>
          <w:sz w:val="24"/>
          <w:szCs w:val="24"/>
        </w:rPr>
        <w:t>}</w:t>
      </w:r>
      <w:proofErr w:type="gramStart"/>
      <w:r w:rsidRPr="00121E9F">
        <w:rPr>
          <w:sz w:val="24"/>
          <w:szCs w:val="24"/>
        </w:rPr>
        <w:t>};</w:t>
      </w:r>
      <w:proofErr w:type="gramEnd"/>
      <w:r w:rsidRPr="00121E9F">
        <w:rPr>
          <w:sz w:val="24"/>
          <w:szCs w:val="24"/>
        </w:rPr>
        <w:t xml:space="preserve"> </w:t>
      </w:r>
    </w:p>
    <w:p w14:paraId="29D27810" w14:textId="6776A00E" w:rsidR="00493CD5" w:rsidRDefault="00017BC4" w:rsidP="00D769F9">
      <w:pPr>
        <w:pStyle w:val="ListParagraph"/>
        <w:numPr>
          <w:ilvl w:val="1"/>
          <w:numId w:val="2"/>
        </w:numPr>
        <w:jc w:val="both"/>
        <w:rPr>
          <w:sz w:val="24"/>
          <w:szCs w:val="24"/>
        </w:rPr>
      </w:pPr>
      <w:r w:rsidRPr="00121E9F">
        <w:rPr>
          <w:sz w:val="24"/>
          <w:szCs w:val="24"/>
        </w:rPr>
        <w:t>and such other officers as the board may determine from time to time.</w:t>
      </w:r>
    </w:p>
    <w:p w14:paraId="68ACC1ED" w14:textId="677F6381" w:rsidR="00D769F9" w:rsidRPr="00121E9F" w:rsidRDefault="00D769F9" w:rsidP="00D769F9">
      <w:pPr>
        <w:pStyle w:val="ListParagraph"/>
        <w:ind w:left="1440"/>
        <w:jc w:val="both"/>
        <w:rPr>
          <w:sz w:val="24"/>
          <w:szCs w:val="24"/>
        </w:rPr>
      </w:pPr>
    </w:p>
    <w:p w14:paraId="4E7F5E64" w14:textId="77777777" w:rsidR="00D769F9" w:rsidRDefault="00BA32A3" w:rsidP="00BA32A3">
      <w:pPr>
        <w:pStyle w:val="ListParagraph"/>
        <w:numPr>
          <w:ilvl w:val="0"/>
          <w:numId w:val="2"/>
        </w:numPr>
        <w:jc w:val="both"/>
        <w:rPr>
          <w:sz w:val="24"/>
          <w:szCs w:val="24"/>
        </w:rPr>
      </w:pPr>
      <w:r w:rsidRPr="00121E9F">
        <w:rPr>
          <w:sz w:val="24"/>
          <w:szCs w:val="24"/>
        </w:rPr>
        <w:t xml:space="preserve">Registered Office. The registered office of the </w:t>
      </w:r>
      <w:bookmarkStart w:id="42" w:name="_sbdt_8ce69ae754505762_158"/>
      <w:r w:rsidRPr="00121E9F">
        <w:rPr>
          <w:sz w:val="24"/>
          <w:szCs w:val="24"/>
        </w:rPr>
        <w:t>Corporation</w:t>
      </w:r>
      <w:bookmarkEnd w:id="42"/>
      <w:r w:rsidRPr="00121E9F">
        <w:rPr>
          <w:sz w:val="24"/>
          <w:szCs w:val="24"/>
        </w:rPr>
        <w:t xml:space="preserve"> is fixed at: </w:t>
      </w:r>
    </w:p>
    <w:p w14:paraId="2EA334D5" w14:textId="5B405811" w:rsidR="00BA32A3" w:rsidRPr="00121E9F" w:rsidRDefault="00BA32A3" w:rsidP="00D769F9">
      <w:pPr>
        <w:pStyle w:val="ListParagraph"/>
        <w:numPr>
          <w:ilvl w:val="1"/>
          <w:numId w:val="2"/>
        </w:numPr>
        <w:jc w:val="both"/>
        <w:rPr>
          <w:sz w:val="24"/>
          <w:szCs w:val="24"/>
        </w:rPr>
      </w:pPr>
      <w:r w:rsidRPr="00121E9F">
        <w:rPr>
          <w:sz w:val="24"/>
          <w:szCs w:val="24"/>
        </w:rPr>
        <w:t>{{</w:t>
      </w:r>
      <w:bookmarkStart w:id="43" w:name="_sbdt_637353b3816e2fc2_17"/>
      <w:r w:rsidRPr="00121E9F">
        <w:rPr>
          <w:sz w:val="24"/>
          <w:szCs w:val="24"/>
        </w:rPr>
        <w:t>Registered Office Address</w:t>
      </w:r>
      <w:bookmarkEnd w:id="43"/>
      <w:r w:rsidRPr="00121E9F">
        <w:rPr>
          <w:sz w:val="24"/>
          <w:szCs w:val="24"/>
        </w:rPr>
        <w:t>}}.</w:t>
      </w:r>
    </w:p>
    <w:p w14:paraId="29D27812" w14:textId="77777777" w:rsidR="00493CD5" w:rsidRPr="00121E9F" w:rsidRDefault="00493CD5">
      <w:pPr>
        <w:jc w:val="both"/>
        <w:rPr>
          <w:sz w:val="24"/>
          <w:szCs w:val="24"/>
        </w:rPr>
      </w:pPr>
    </w:p>
    <w:p w14:paraId="29D27813" w14:textId="77777777" w:rsidR="00493CD5" w:rsidRPr="00121E9F" w:rsidRDefault="00520C42">
      <w:pPr>
        <w:jc w:val="both"/>
        <w:rPr>
          <w:b/>
          <w:sz w:val="24"/>
          <w:szCs w:val="24"/>
        </w:rPr>
      </w:pPr>
      <w:r w:rsidRPr="00121E9F">
        <w:rPr>
          <w:b/>
          <w:sz w:val="24"/>
          <w:szCs w:val="24"/>
        </w:rPr>
        <w:t>Execution of Documents</w:t>
      </w:r>
    </w:p>
    <w:p w14:paraId="29D27814" w14:textId="5B3EB4D7" w:rsidR="00493CD5" w:rsidRPr="00121E9F" w:rsidRDefault="00520C42">
      <w:pPr>
        <w:jc w:val="both"/>
        <w:rPr>
          <w:sz w:val="24"/>
          <w:szCs w:val="24"/>
        </w:rPr>
      </w:pPr>
      <w:r w:rsidRPr="00121E9F">
        <w:rPr>
          <w:sz w:val="24"/>
          <w:szCs w:val="24"/>
        </w:rPr>
        <w:t xml:space="preserve">Resolved that deeds, transfers, assignments, contracts, obligations, certificates and other instruments may be signed on behalf of the </w:t>
      </w:r>
      <w:bookmarkStart w:id="44" w:name="_sbdt_8ce69ae754505762_159"/>
      <w:r w:rsidRPr="00121E9F">
        <w:rPr>
          <w:sz w:val="24"/>
          <w:szCs w:val="24"/>
        </w:rPr>
        <w:t>Corporation</w:t>
      </w:r>
      <w:bookmarkEnd w:id="44"/>
      <w:r w:rsidRPr="00121E9F">
        <w:rPr>
          <w:sz w:val="24"/>
          <w:szCs w:val="24"/>
        </w:rPr>
        <w:t xml:space="preserve"> by {{Signing Authority Options}}. In addition, the directors may from time to time direct the </w:t>
      </w:r>
      <w:proofErr w:type="gramStart"/>
      <w:r w:rsidRPr="00121E9F">
        <w:rPr>
          <w:sz w:val="24"/>
          <w:szCs w:val="24"/>
        </w:rPr>
        <w:t>manner in which</w:t>
      </w:r>
      <w:proofErr w:type="gramEnd"/>
      <w:r w:rsidRPr="00121E9F">
        <w:rPr>
          <w:sz w:val="24"/>
          <w:szCs w:val="24"/>
        </w:rPr>
        <w:t xml:space="preserve"> and the person or persons by whom any </w:t>
      </w:r>
      <w:proofErr w:type="gramStart"/>
      <w:r w:rsidRPr="00121E9F">
        <w:rPr>
          <w:sz w:val="24"/>
          <w:szCs w:val="24"/>
        </w:rPr>
        <w:t>particular instrument</w:t>
      </w:r>
      <w:proofErr w:type="gramEnd"/>
      <w:r w:rsidRPr="00121E9F">
        <w:rPr>
          <w:sz w:val="24"/>
          <w:szCs w:val="24"/>
        </w:rPr>
        <w:t xml:space="preserve"> or class of instruments may or shall be signed.</w:t>
      </w:r>
    </w:p>
    <w:p w14:paraId="29D27819" w14:textId="77777777" w:rsidR="00493CD5" w:rsidRPr="00121E9F" w:rsidRDefault="00493CD5">
      <w:pPr>
        <w:jc w:val="both"/>
        <w:rPr>
          <w:b/>
          <w:sz w:val="24"/>
          <w:szCs w:val="24"/>
        </w:rPr>
      </w:pPr>
    </w:p>
    <w:p w14:paraId="29D2781A" w14:textId="77777777" w:rsidR="00493CD5" w:rsidRPr="00121E9F" w:rsidRDefault="00520C42">
      <w:pPr>
        <w:jc w:val="both"/>
        <w:rPr>
          <w:b/>
          <w:sz w:val="24"/>
          <w:szCs w:val="24"/>
        </w:rPr>
      </w:pPr>
      <w:r w:rsidRPr="00121E9F">
        <w:rPr>
          <w:b/>
          <w:sz w:val="24"/>
          <w:szCs w:val="24"/>
        </w:rPr>
        <w:t>Share Certificates</w:t>
      </w:r>
    </w:p>
    <w:p w14:paraId="29D2781B" w14:textId="6F5CEBD1" w:rsidR="00493CD5" w:rsidRPr="00121E9F" w:rsidRDefault="00520C42">
      <w:pPr>
        <w:jc w:val="both"/>
        <w:rPr>
          <w:sz w:val="24"/>
          <w:szCs w:val="24"/>
        </w:rPr>
      </w:pPr>
      <w:r w:rsidRPr="00121E9F">
        <w:rPr>
          <w:sz w:val="24"/>
          <w:szCs w:val="24"/>
        </w:rPr>
        <w:t xml:space="preserve">Resolved that the form of share certificate annexed to the minute book is approved and adopted as the form of certificate for the common shares in the capital of the </w:t>
      </w:r>
      <w:bookmarkStart w:id="45" w:name="_sbdt_8ce69ae754505762_160"/>
      <w:r w:rsidRPr="00121E9F">
        <w:rPr>
          <w:sz w:val="24"/>
          <w:szCs w:val="24"/>
        </w:rPr>
        <w:t>Corporation</w:t>
      </w:r>
      <w:bookmarkEnd w:id="45"/>
      <w:r w:rsidRPr="00121E9F">
        <w:rPr>
          <w:sz w:val="24"/>
          <w:szCs w:val="24"/>
        </w:rPr>
        <w:t>.</w:t>
      </w:r>
    </w:p>
    <w:p w14:paraId="29D2781C" w14:textId="77777777" w:rsidR="00493CD5" w:rsidRPr="00121E9F" w:rsidRDefault="00493CD5">
      <w:pPr>
        <w:jc w:val="both"/>
        <w:rPr>
          <w:sz w:val="24"/>
          <w:szCs w:val="24"/>
        </w:rPr>
      </w:pPr>
    </w:p>
    <w:p w14:paraId="29D2781D" w14:textId="5ACF99D3" w:rsidR="00493CD5" w:rsidRPr="00121E9F" w:rsidRDefault="00520C42">
      <w:pPr>
        <w:jc w:val="both"/>
        <w:rPr>
          <w:b/>
          <w:sz w:val="24"/>
          <w:szCs w:val="24"/>
        </w:rPr>
      </w:pPr>
      <w:r w:rsidRPr="00121E9F">
        <w:rPr>
          <w:b/>
          <w:sz w:val="24"/>
          <w:szCs w:val="24"/>
        </w:rPr>
        <w:t>Issuance of Shares to Initial Shareholder(s)</w:t>
      </w:r>
    </w:p>
    <w:p w14:paraId="29D2781E" w14:textId="77777777" w:rsidR="00493CD5" w:rsidRPr="00121E9F" w:rsidRDefault="00493CD5">
      <w:pPr>
        <w:jc w:val="both"/>
        <w:rPr>
          <w:b/>
          <w:sz w:val="24"/>
          <w:szCs w:val="24"/>
        </w:rPr>
      </w:pPr>
    </w:p>
    <w:p w14:paraId="29D2781F" w14:textId="449C3746" w:rsidR="00493CD5" w:rsidRPr="00121E9F" w:rsidRDefault="00520C42">
      <w:pPr>
        <w:jc w:val="both"/>
        <w:rPr>
          <w:sz w:val="24"/>
          <w:szCs w:val="24"/>
        </w:rPr>
      </w:pPr>
      <w:r w:rsidRPr="00121E9F">
        <w:rPr>
          <w:sz w:val="24"/>
          <w:szCs w:val="24"/>
        </w:rPr>
        <w:t xml:space="preserve">Resolved that the </w:t>
      </w:r>
      <w:bookmarkStart w:id="46" w:name="_sbdt_8ce69ae754505762_161"/>
      <w:r w:rsidRPr="00121E9F">
        <w:rPr>
          <w:sz w:val="24"/>
          <w:szCs w:val="24"/>
        </w:rPr>
        <w:t>Corporation</w:t>
      </w:r>
      <w:bookmarkEnd w:id="46"/>
      <w:r w:rsidRPr="00121E9F">
        <w:rPr>
          <w:sz w:val="24"/>
          <w:szCs w:val="24"/>
        </w:rPr>
        <w:t xml:space="preserve"> is authorized to issue the following common shares for cash consideration at a</w:t>
      </w:r>
      <w:ins w:id="47" w:author="Legal - Robert Onley" w:date="2025-09-06T07:22:00Z" w16du:dateUtc="2025-09-06T11:22:00Z">
        <w:r w:rsidR="00EC50C8">
          <w:rPr>
            <w:sz w:val="24"/>
            <w:szCs w:val="24"/>
          </w:rPr>
          <w:t>n</w:t>
        </w:r>
      </w:ins>
      <w:r w:rsidRPr="00121E9F">
        <w:rPr>
          <w:sz w:val="24"/>
          <w:szCs w:val="24"/>
        </w:rPr>
        <w:t xml:space="preserve"> </w:t>
      </w:r>
      <w:del w:id="48" w:author="Legal - Robert Onley" w:date="2025-09-06T07:22:00Z" w16du:dateUtc="2025-09-06T11:22:00Z">
        <w:r w:rsidRPr="00121E9F" w:rsidDel="00EC50C8">
          <w:rPr>
            <w:sz w:val="24"/>
            <w:szCs w:val="24"/>
          </w:rPr>
          <w:delText xml:space="preserve">par </w:delText>
        </w:r>
      </w:del>
      <w:ins w:id="49" w:author="Legal - Robert Onley" w:date="2025-09-06T07:22:00Z" w16du:dateUtc="2025-09-06T11:22:00Z">
        <w:r w:rsidR="00EC50C8">
          <w:rPr>
            <w:sz w:val="24"/>
            <w:szCs w:val="24"/>
          </w:rPr>
          <w:t>issue</w:t>
        </w:r>
        <w:r w:rsidR="00EC50C8" w:rsidRPr="00121E9F">
          <w:rPr>
            <w:sz w:val="24"/>
            <w:szCs w:val="24"/>
          </w:rPr>
          <w:t xml:space="preserve"> </w:t>
        </w:r>
      </w:ins>
      <w:del w:id="50" w:author="Legal - Robert Onley" w:date="2025-09-06T07:22:00Z" w16du:dateUtc="2025-09-06T11:22:00Z">
        <w:r w:rsidRPr="00121E9F" w:rsidDel="00EC50C8">
          <w:rPr>
            <w:sz w:val="24"/>
            <w:szCs w:val="24"/>
          </w:rPr>
          <w:delText xml:space="preserve">value </w:delText>
        </w:r>
      </w:del>
      <w:ins w:id="51" w:author="Legal - Robert Onley" w:date="2025-09-06T07:22:00Z" w16du:dateUtc="2025-09-06T11:22:00Z">
        <w:r w:rsidR="00EC50C8">
          <w:rPr>
            <w:sz w:val="24"/>
            <w:szCs w:val="24"/>
          </w:rPr>
          <w:t>price</w:t>
        </w:r>
        <w:r w:rsidR="00EC50C8" w:rsidRPr="00121E9F">
          <w:rPr>
            <w:sz w:val="24"/>
            <w:szCs w:val="24"/>
          </w:rPr>
          <w:t xml:space="preserve"> </w:t>
        </w:r>
      </w:ins>
      <w:r w:rsidRPr="00121E9F">
        <w:rPr>
          <w:sz w:val="24"/>
          <w:szCs w:val="24"/>
        </w:rPr>
        <w:t xml:space="preserve">of </w:t>
      </w:r>
      <w:del w:id="52" w:author="Legal - Robert Onley" w:date="2025-09-06T19:08:00Z" w16du:dateUtc="2025-09-06T23:08:00Z">
        <w:r w:rsidRPr="00121E9F" w:rsidDel="00AC53EA">
          <w:rPr>
            <w:sz w:val="24"/>
            <w:szCs w:val="24"/>
          </w:rPr>
          <w:delText>$1</w:delText>
        </w:r>
      </w:del>
      <w:ins w:id="53" w:author="Legal - Robert Onley" w:date="2025-09-06T19:08:00Z" w16du:dateUtc="2025-09-06T23:08:00Z">
        <w:r w:rsidR="00AC53EA">
          <w:rPr>
            <w:sz w:val="24"/>
            <w:szCs w:val="24"/>
          </w:rPr>
          <w:t>{{</w:t>
        </w:r>
        <w:proofErr w:type="spellStart"/>
        <w:r w:rsidR="00AC53EA">
          <w:rPr>
            <w:sz w:val="24"/>
            <w:szCs w:val="24"/>
          </w:rPr>
          <w:t>SharePrice</w:t>
        </w:r>
        <w:proofErr w:type="spellEnd"/>
        <w:r w:rsidR="00AC53EA">
          <w:rPr>
            <w:sz w:val="24"/>
            <w:szCs w:val="24"/>
          </w:rPr>
          <w:t>}}</w:t>
        </w:r>
      </w:ins>
      <w:r w:rsidR="00B715FB">
        <w:rPr>
          <w:sz w:val="24"/>
          <w:szCs w:val="24"/>
        </w:rPr>
        <w:t xml:space="preserve"> </w:t>
      </w:r>
      <w:del w:id="54" w:author="Legal - Robert Onley" w:date="2025-09-06T19:08:00Z" w16du:dateUtc="2025-09-06T23:08:00Z">
        <w:r w:rsidR="00B715FB" w:rsidDel="00AC53EA">
          <w:rPr>
            <w:sz w:val="24"/>
            <w:szCs w:val="24"/>
          </w:rPr>
          <w:delText>CAD</w:delText>
        </w:r>
      </w:del>
      <w:ins w:id="55" w:author="Legal - Robert Onley" w:date="2025-09-06T19:08:00Z" w16du:dateUtc="2025-09-06T23:08:00Z">
        <w:r w:rsidR="00AC53EA">
          <w:rPr>
            <w:sz w:val="24"/>
            <w:szCs w:val="24"/>
          </w:rPr>
          <w:t>{{CURRENCY}}</w:t>
        </w:r>
      </w:ins>
      <w:r w:rsidRPr="00121E9F">
        <w:rPr>
          <w:sz w:val="24"/>
          <w:szCs w:val="24"/>
        </w:rPr>
        <w:t xml:space="preserve"> per share, against receipt of full payment and delivery of share certificates:</w:t>
      </w:r>
    </w:p>
    <w:p w14:paraId="29D27821" w14:textId="46EB2C7D" w:rsidR="00493CD5" w:rsidRPr="00121E9F" w:rsidRDefault="00520C42">
      <w:pPr>
        <w:jc w:val="both"/>
        <w:rPr>
          <w:sz w:val="24"/>
          <w:szCs w:val="24"/>
        </w:rPr>
      </w:pPr>
      <w:del w:id="56" w:author="Legal - Robert Onley" w:date="2025-09-05T12:06:00Z" w16du:dateUtc="2025-09-05T16:06:00Z">
        <w:r w:rsidRPr="00121E9F" w:rsidDel="008D12AC">
          <w:rPr>
            <w:sz w:val="24"/>
            <w:szCs w:val="24"/>
          </w:rPr>
          <w:delText>For Signifi Solutions International Inc.: 10,000 shares to Shamira Jaffer; 300 shares to David Dickson; 200 shares to Susan Wuang; 300 shares to Joey Fleming; and 200 shares to Razvan Anghelidi; all at $0.001 per share.</w:delText>
        </w:r>
      </w:del>
    </w:p>
    <w:p w14:paraId="29D27822" w14:textId="504CD274" w:rsidR="00493CD5" w:rsidRPr="00121E9F" w:rsidRDefault="00520C42">
      <w:pPr>
        <w:jc w:val="both"/>
        <w:rPr>
          <w:sz w:val="24"/>
          <w:szCs w:val="24"/>
        </w:rPr>
      </w:pPr>
      <w:r w:rsidRPr="00121E9F">
        <w:rPr>
          <w:sz w:val="24"/>
          <w:szCs w:val="24"/>
        </w:rPr>
        <w:t xml:space="preserve">For </w:t>
      </w:r>
      <w:del w:id="57" w:author="Legal - Robert Onley" w:date="2025-09-06T19:07:00Z" w16du:dateUtc="2025-09-06T23:07:00Z">
        <w:r w:rsidRPr="00121E9F" w:rsidDel="00AC53EA">
          <w:rPr>
            <w:sz w:val="24"/>
            <w:szCs w:val="24"/>
          </w:rPr>
          <w:delText>Signifi Capital Inc.</w:delText>
        </w:r>
      </w:del>
      <w:ins w:id="58" w:author="Legal - Robert Onley" w:date="2025-09-06T19:07:00Z" w16du:dateUtc="2025-09-06T23:07:00Z">
        <w:r w:rsidR="00AC53EA">
          <w:rPr>
            <w:sz w:val="24"/>
            <w:szCs w:val="24"/>
          </w:rPr>
          <w:t>{{</w:t>
        </w:r>
        <w:proofErr w:type="spellStart"/>
        <w:r w:rsidR="00AC53EA">
          <w:rPr>
            <w:sz w:val="24"/>
            <w:szCs w:val="24"/>
          </w:rPr>
          <w:t>CompanyName</w:t>
        </w:r>
        <w:proofErr w:type="spellEnd"/>
        <w:r w:rsidR="00AC53EA">
          <w:rPr>
            <w:sz w:val="24"/>
            <w:szCs w:val="24"/>
          </w:rPr>
          <w:t>}}</w:t>
        </w:r>
      </w:ins>
      <w:r w:rsidRPr="00121E9F">
        <w:rPr>
          <w:sz w:val="24"/>
          <w:szCs w:val="24"/>
        </w:rPr>
        <w:t xml:space="preserve">: 100 shares to </w:t>
      </w:r>
      <w:del w:id="59" w:author="Legal - Robert Onley" w:date="2025-09-06T19:09:00Z" w16du:dateUtc="2025-09-06T23:09:00Z">
        <w:r w:rsidRPr="00121E9F" w:rsidDel="00AC53EA">
          <w:rPr>
            <w:sz w:val="24"/>
            <w:szCs w:val="24"/>
          </w:rPr>
          <w:delText>Signifi Solutions Inc.</w:delText>
        </w:r>
      </w:del>
      <w:ins w:id="60" w:author="Legal - Robert Onley" w:date="2025-09-06T19:09:00Z" w16du:dateUtc="2025-09-06T23:09:00Z">
        <w:r w:rsidR="00AC53EA">
          <w:rPr>
            <w:sz w:val="24"/>
            <w:szCs w:val="24"/>
          </w:rPr>
          <w:t>{{Shareholder}}</w:t>
        </w:r>
      </w:ins>
      <w:r w:rsidRPr="00121E9F">
        <w:rPr>
          <w:sz w:val="24"/>
          <w:szCs w:val="24"/>
        </w:rPr>
        <w:t xml:space="preserve">, at </w:t>
      </w:r>
      <w:del w:id="61" w:author="Legal - Robert Onley" w:date="2025-09-06T19:07:00Z" w16du:dateUtc="2025-09-06T23:07:00Z">
        <w:r w:rsidRPr="00121E9F" w:rsidDel="00AC53EA">
          <w:rPr>
            <w:sz w:val="24"/>
            <w:szCs w:val="24"/>
          </w:rPr>
          <w:delText>$1</w:delText>
        </w:r>
      </w:del>
      <w:ins w:id="62" w:author="Legal - Robert Onley" w:date="2025-09-06T19:07:00Z" w16du:dateUtc="2025-09-06T23:07:00Z">
        <w:r w:rsidR="00AC53EA">
          <w:rPr>
            <w:sz w:val="24"/>
            <w:szCs w:val="24"/>
          </w:rPr>
          <w:t>{{</w:t>
        </w:r>
        <w:proofErr w:type="spellStart"/>
        <w:r w:rsidR="00AC53EA">
          <w:rPr>
            <w:sz w:val="24"/>
            <w:szCs w:val="24"/>
          </w:rPr>
          <w:t>SharePrice</w:t>
        </w:r>
        <w:proofErr w:type="spellEnd"/>
        <w:r w:rsidR="00AC53EA">
          <w:rPr>
            <w:sz w:val="24"/>
            <w:szCs w:val="24"/>
          </w:rPr>
          <w:t>}}</w:t>
        </w:r>
      </w:ins>
      <w:r w:rsidR="00B715FB">
        <w:rPr>
          <w:sz w:val="24"/>
          <w:szCs w:val="24"/>
        </w:rPr>
        <w:t xml:space="preserve"> </w:t>
      </w:r>
      <w:del w:id="63" w:author="Legal - Robert Onley" w:date="2025-09-06T19:08:00Z" w16du:dateUtc="2025-09-06T23:08:00Z">
        <w:r w:rsidR="00B715FB" w:rsidDel="00AC53EA">
          <w:rPr>
            <w:sz w:val="24"/>
            <w:szCs w:val="24"/>
          </w:rPr>
          <w:delText>CAD</w:delText>
        </w:r>
      </w:del>
      <w:ins w:id="64" w:author="Legal - Robert Onley" w:date="2025-09-06T19:08:00Z" w16du:dateUtc="2025-09-06T23:08:00Z">
        <w:r w:rsidR="00AC53EA">
          <w:rPr>
            <w:sz w:val="24"/>
            <w:szCs w:val="24"/>
          </w:rPr>
          <w:t>{{CURRENCY}}</w:t>
        </w:r>
      </w:ins>
      <w:r w:rsidRPr="00121E9F">
        <w:rPr>
          <w:sz w:val="24"/>
          <w:szCs w:val="24"/>
        </w:rPr>
        <w:t xml:space="preserve"> per share.</w:t>
      </w:r>
    </w:p>
    <w:p w14:paraId="52BE8401" w14:textId="77777777" w:rsidR="00441EE6" w:rsidRDefault="00441EE6">
      <w:pPr>
        <w:jc w:val="both"/>
        <w:rPr>
          <w:sz w:val="24"/>
          <w:szCs w:val="24"/>
        </w:rPr>
      </w:pPr>
    </w:p>
    <w:p w14:paraId="29D27823" w14:textId="067F0A65" w:rsidR="00493CD5" w:rsidRPr="00121E9F" w:rsidRDefault="00520C42">
      <w:pPr>
        <w:jc w:val="both"/>
        <w:rPr>
          <w:sz w:val="24"/>
          <w:szCs w:val="24"/>
        </w:rPr>
      </w:pPr>
      <w:r w:rsidRPr="00121E9F">
        <w:rPr>
          <w:sz w:val="24"/>
          <w:szCs w:val="24"/>
        </w:rPr>
        <w:t>Resolved further that the forms of subscription agreement and share certificate presented are approved, and upon confirmation of receipt of consideration, the officers are authorized to issue the corresponding certificates and make the requisite entries in the securities register and shareholder ledgers.</w:t>
      </w:r>
    </w:p>
    <w:p w14:paraId="29D27824" w14:textId="0C594674" w:rsidR="00493CD5" w:rsidRPr="00121E9F" w:rsidRDefault="00520C42">
      <w:pPr>
        <w:jc w:val="both"/>
        <w:rPr>
          <w:sz w:val="24"/>
          <w:szCs w:val="24"/>
        </w:rPr>
      </w:pPr>
      <w:r w:rsidRPr="00121E9F">
        <w:rPr>
          <w:sz w:val="24"/>
          <w:szCs w:val="24"/>
        </w:rPr>
        <w:t>Resolved further that the shares so issued shall be fully paid and non</w:t>
      </w:r>
      <w:r w:rsidRPr="00121E9F">
        <w:rPr>
          <w:sz w:val="24"/>
          <w:szCs w:val="24"/>
        </w:rPr>
        <w:noBreakHyphen/>
        <w:t>assessable and the certificates shall be delivered to the respective subscribers forthwith.</w:t>
      </w:r>
    </w:p>
    <w:p w14:paraId="29D27825" w14:textId="77777777" w:rsidR="00493CD5" w:rsidRPr="00121E9F" w:rsidRDefault="00493CD5">
      <w:pPr>
        <w:jc w:val="both"/>
        <w:rPr>
          <w:sz w:val="24"/>
          <w:szCs w:val="24"/>
        </w:rPr>
      </w:pPr>
    </w:p>
    <w:p w14:paraId="29D27826" w14:textId="57F088C9" w:rsidR="00493CD5" w:rsidRPr="00121E9F" w:rsidRDefault="00493CD5">
      <w:pPr>
        <w:jc w:val="both"/>
        <w:rPr>
          <w:b/>
          <w:sz w:val="24"/>
          <w:szCs w:val="24"/>
        </w:rPr>
      </w:pPr>
    </w:p>
    <w:p w14:paraId="29D27827" w14:textId="77777777" w:rsidR="00493CD5" w:rsidRPr="00121E9F" w:rsidRDefault="00493CD5">
      <w:pPr>
        <w:jc w:val="both"/>
        <w:rPr>
          <w:sz w:val="24"/>
          <w:szCs w:val="24"/>
        </w:rPr>
      </w:pPr>
    </w:p>
    <w:p w14:paraId="29D27828" w14:textId="41BC6D26" w:rsidR="00493CD5" w:rsidRPr="00121E9F" w:rsidRDefault="00493CD5">
      <w:pPr>
        <w:jc w:val="both"/>
        <w:rPr>
          <w:sz w:val="24"/>
          <w:szCs w:val="24"/>
        </w:rPr>
      </w:pPr>
    </w:p>
    <w:p w14:paraId="29D2782C" w14:textId="77777777" w:rsidR="00493CD5" w:rsidRPr="00121E9F" w:rsidRDefault="00520C42">
      <w:pPr>
        <w:jc w:val="both"/>
        <w:rPr>
          <w:b/>
          <w:sz w:val="24"/>
          <w:szCs w:val="24"/>
        </w:rPr>
      </w:pPr>
      <w:r w:rsidRPr="00121E9F">
        <w:rPr>
          <w:b/>
          <w:sz w:val="24"/>
          <w:szCs w:val="24"/>
        </w:rPr>
        <w:t>Banking Resolution</w:t>
      </w:r>
    </w:p>
    <w:p w14:paraId="29D2782D" w14:textId="1134773A" w:rsidR="00493CD5" w:rsidRPr="00121E9F" w:rsidRDefault="00520C42">
      <w:pPr>
        <w:jc w:val="both"/>
        <w:rPr>
          <w:sz w:val="24"/>
          <w:szCs w:val="24"/>
        </w:rPr>
      </w:pPr>
      <w:r w:rsidRPr="00121E9F">
        <w:rPr>
          <w:sz w:val="24"/>
          <w:szCs w:val="24"/>
        </w:rPr>
        <w:t xml:space="preserve">Resolved that the </w:t>
      </w:r>
      <w:bookmarkStart w:id="65" w:name="_sbdt_8ce69ae754505762_162"/>
      <w:r w:rsidRPr="00121E9F">
        <w:rPr>
          <w:sz w:val="24"/>
          <w:szCs w:val="24"/>
        </w:rPr>
        <w:t>Corporation</w:t>
      </w:r>
      <w:bookmarkEnd w:id="65"/>
      <w:r w:rsidRPr="00121E9F">
        <w:rPr>
          <w:sz w:val="24"/>
          <w:szCs w:val="24"/>
        </w:rPr>
        <w:t xml:space="preserve"> is authorized to open and maintain one or more bank accounts with such financial institution(s) as any officer may determine, and the officers are authorized to execute and deliver such banking resolutions and documents as may be required by the financial institution(s).</w:t>
      </w:r>
    </w:p>
    <w:p w14:paraId="29D2782E" w14:textId="77777777" w:rsidR="00493CD5" w:rsidRPr="00121E9F" w:rsidRDefault="00493CD5">
      <w:pPr>
        <w:jc w:val="both"/>
        <w:rPr>
          <w:sz w:val="24"/>
          <w:szCs w:val="24"/>
        </w:rPr>
      </w:pPr>
    </w:p>
    <w:p w14:paraId="29D2782F" w14:textId="77777777" w:rsidR="00493CD5" w:rsidRPr="00121E9F" w:rsidRDefault="00520C42">
      <w:pPr>
        <w:jc w:val="both"/>
        <w:rPr>
          <w:b/>
          <w:sz w:val="24"/>
          <w:szCs w:val="24"/>
        </w:rPr>
      </w:pPr>
      <w:r w:rsidRPr="00121E9F">
        <w:rPr>
          <w:b/>
          <w:sz w:val="24"/>
          <w:szCs w:val="24"/>
        </w:rPr>
        <w:t xml:space="preserve">Financial </w:t>
      </w:r>
      <w:bookmarkStart w:id="66" w:name="_sbdt_3b5df65ac09a55cd_363"/>
      <w:r w:rsidRPr="00121E9F">
        <w:rPr>
          <w:b/>
          <w:sz w:val="24"/>
          <w:szCs w:val="24"/>
        </w:rPr>
        <w:t>Year</w:t>
      </w:r>
      <w:bookmarkEnd w:id="66"/>
      <w:r w:rsidRPr="00121E9F">
        <w:rPr>
          <w:b/>
          <w:sz w:val="24"/>
          <w:szCs w:val="24"/>
        </w:rPr>
        <w:t xml:space="preserve"> End</w:t>
      </w:r>
    </w:p>
    <w:p w14:paraId="29D27830" w14:textId="24CEA757" w:rsidR="00493CD5" w:rsidRPr="00121E9F" w:rsidRDefault="00520C42">
      <w:pPr>
        <w:jc w:val="both"/>
        <w:rPr>
          <w:sz w:val="24"/>
          <w:szCs w:val="24"/>
        </w:rPr>
      </w:pPr>
      <w:r w:rsidRPr="00121E9F">
        <w:rPr>
          <w:sz w:val="24"/>
          <w:szCs w:val="24"/>
        </w:rPr>
        <w:t xml:space="preserve">Resolved that the financial year of the </w:t>
      </w:r>
      <w:bookmarkStart w:id="67" w:name="_sbdt_8ce69ae754505762_163"/>
      <w:r w:rsidRPr="00121E9F">
        <w:rPr>
          <w:sz w:val="24"/>
          <w:szCs w:val="24"/>
        </w:rPr>
        <w:t>Corporation</w:t>
      </w:r>
      <w:bookmarkEnd w:id="67"/>
      <w:r w:rsidRPr="00121E9F">
        <w:rPr>
          <w:sz w:val="24"/>
          <w:szCs w:val="24"/>
        </w:rPr>
        <w:t xml:space="preserve"> shall end on {{</w:t>
      </w:r>
      <w:bookmarkStart w:id="68" w:name="_sbdt_f9cca85fa820e027_110"/>
      <w:r w:rsidRPr="00121E9F">
        <w:rPr>
          <w:sz w:val="24"/>
          <w:szCs w:val="24"/>
        </w:rPr>
        <w:t>Fiscal Year End</w:t>
      </w:r>
      <w:bookmarkEnd w:id="68"/>
      <w:r w:rsidRPr="00121E9F">
        <w:rPr>
          <w:sz w:val="24"/>
          <w:szCs w:val="24"/>
        </w:rPr>
        <w:t>}} in each year.</w:t>
      </w:r>
    </w:p>
    <w:p w14:paraId="29D27831" w14:textId="77777777" w:rsidR="00493CD5" w:rsidRPr="00121E9F" w:rsidRDefault="00493CD5">
      <w:pPr>
        <w:jc w:val="both"/>
        <w:rPr>
          <w:sz w:val="24"/>
          <w:szCs w:val="24"/>
        </w:rPr>
      </w:pPr>
    </w:p>
    <w:p w14:paraId="29D27832" w14:textId="26F68215" w:rsidR="00493CD5" w:rsidRPr="00121E9F" w:rsidRDefault="00520C42">
      <w:pPr>
        <w:jc w:val="both"/>
        <w:rPr>
          <w:b/>
          <w:sz w:val="24"/>
          <w:szCs w:val="24"/>
        </w:rPr>
      </w:pPr>
      <w:r w:rsidRPr="00121E9F">
        <w:rPr>
          <w:b/>
          <w:sz w:val="24"/>
          <w:szCs w:val="24"/>
        </w:rPr>
        <w:t>Waiver of Public Accountant</w:t>
      </w:r>
    </w:p>
    <w:p w14:paraId="29D27833" w14:textId="59E9326C" w:rsidR="00493CD5" w:rsidRPr="00121E9F" w:rsidRDefault="00520C42">
      <w:pPr>
        <w:jc w:val="both"/>
        <w:rPr>
          <w:sz w:val="24"/>
          <w:szCs w:val="24"/>
        </w:rPr>
      </w:pPr>
      <w:r w:rsidRPr="00121E9F">
        <w:rPr>
          <w:sz w:val="24"/>
          <w:szCs w:val="24"/>
        </w:rPr>
        <w:t>Resolved that the appointment of a public accountant for the current financial year be waived, subject to approval by all shareholders by written resolution.</w:t>
      </w:r>
    </w:p>
    <w:p w14:paraId="29D27838" w14:textId="77777777" w:rsidR="00493CD5" w:rsidRPr="00121E9F" w:rsidRDefault="00493CD5">
      <w:pPr>
        <w:jc w:val="both"/>
        <w:rPr>
          <w:sz w:val="24"/>
          <w:szCs w:val="24"/>
        </w:rPr>
      </w:pPr>
    </w:p>
    <w:p w14:paraId="29D27839" w14:textId="77777777" w:rsidR="00493CD5" w:rsidRPr="00121E9F" w:rsidRDefault="00520C42">
      <w:pPr>
        <w:jc w:val="both"/>
        <w:rPr>
          <w:b/>
          <w:sz w:val="24"/>
          <w:szCs w:val="24"/>
        </w:rPr>
      </w:pPr>
      <w:r w:rsidRPr="00121E9F">
        <w:rPr>
          <w:b/>
          <w:sz w:val="24"/>
          <w:szCs w:val="24"/>
        </w:rPr>
        <w:t>Corporate Seal</w:t>
      </w:r>
    </w:p>
    <w:p w14:paraId="29D2783A" w14:textId="1483A7E3" w:rsidR="00493CD5" w:rsidRPr="00121E9F" w:rsidRDefault="00520C42">
      <w:pPr>
        <w:jc w:val="both"/>
        <w:rPr>
          <w:sz w:val="24"/>
          <w:szCs w:val="24"/>
        </w:rPr>
      </w:pPr>
      <w:r w:rsidRPr="00121E9F">
        <w:rPr>
          <w:sz w:val="24"/>
          <w:szCs w:val="24"/>
        </w:rPr>
        <w:t xml:space="preserve">Resolved that the corporate seal of the </w:t>
      </w:r>
      <w:bookmarkStart w:id="69" w:name="_sbdt_8ce69ae754505762_164"/>
      <w:r w:rsidRPr="00121E9F">
        <w:rPr>
          <w:sz w:val="24"/>
          <w:szCs w:val="24"/>
        </w:rPr>
        <w:t>Corporation</w:t>
      </w:r>
      <w:bookmarkEnd w:id="69"/>
      <w:r w:rsidRPr="00121E9F">
        <w:rPr>
          <w:sz w:val="24"/>
          <w:szCs w:val="24"/>
        </w:rPr>
        <w:t>, if adopted, shall be in the form impressed hereon or as otherwise approved by the board from time to time.</w:t>
      </w:r>
    </w:p>
    <w:p w14:paraId="29D2783E" w14:textId="77777777" w:rsidR="00493CD5" w:rsidRPr="00121E9F" w:rsidRDefault="00493CD5">
      <w:pPr>
        <w:jc w:val="both"/>
        <w:rPr>
          <w:sz w:val="24"/>
          <w:szCs w:val="24"/>
        </w:rPr>
      </w:pPr>
    </w:p>
    <w:p w14:paraId="29D2783F" w14:textId="19CC6CFC" w:rsidR="00493CD5" w:rsidRPr="00121E9F" w:rsidRDefault="00520C42">
      <w:pPr>
        <w:jc w:val="both"/>
        <w:rPr>
          <w:sz w:val="24"/>
          <w:szCs w:val="24"/>
        </w:rPr>
      </w:pPr>
      <w:r w:rsidRPr="00121E9F">
        <w:rPr>
          <w:sz w:val="24"/>
          <w:szCs w:val="24"/>
        </w:rPr>
        <w:t>Dated: {{</w:t>
      </w:r>
      <w:bookmarkStart w:id="70" w:name="_sbdt_7ef5f25d9fcf7c46_352"/>
      <w:r w:rsidRPr="00121E9F">
        <w:rPr>
          <w:sz w:val="24"/>
          <w:szCs w:val="24"/>
        </w:rPr>
        <w:t>Date</w:t>
      </w:r>
      <w:bookmarkEnd w:id="70"/>
      <w:r w:rsidRPr="00121E9F">
        <w:rPr>
          <w:sz w:val="24"/>
          <w:szCs w:val="24"/>
        </w:rPr>
        <w:t>}}</w:t>
      </w:r>
    </w:p>
    <w:p w14:paraId="29D27840" w14:textId="77777777" w:rsidR="00493CD5" w:rsidRPr="00121E9F" w:rsidRDefault="00493CD5">
      <w:pPr>
        <w:jc w:val="both"/>
        <w:rPr>
          <w:sz w:val="24"/>
          <w:szCs w:val="24"/>
        </w:rPr>
      </w:pPr>
    </w:p>
    <w:p w14:paraId="49A79259" w14:textId="77777777" w:rsidR="006C4909" w:rsidRPr="00121E9F" w:rsidRDefault="00520C42">
      <w:pPr>
        <w:jc w:val="both"/>
        <w:rPr>
          <w:sz w:val="24"/>
          <w:szCs w:val="24"/>
        </w:rPr>
      </w:pPr>
      <w:r w:rsidRPr="00121E9F">
        <w:rPr>
          <w:sz w:val="24"/>
          <w:szCs w:val="24"/>
        </w:rPr>
        <w:t xml:space="preserve">Director: </w:t>
      </w:r>
      <w:r w:rsidR="006C4909" w:rsidRPr="00121E9F">
        <w:rPr>
          <w:sz w:val="24"/>
          <w:szCs w:val="24"/>
        </w:rPr>
        <w:t>________________________ (signature)</w:t>
      </w:r>
    </w:p>
    <w:p w14:paraId="52B8DD22" w14:textId="527DB7E4" w:rsidR="006C4909" w:rsidRPr="00121E9F" w:rsidRDefault="00AC7A4D">
      <w:pPr>
        <w:jc w:val="both"/>
        <w:rPr>
          <w:sz w:val="24"/>
          <w:szCs w:val="24"/>
        </w:rPr>
      </w:pPr>
      <w:r w:rsidRPr="00121E9F">
        <w:rPr>
          <w:sz w:val="24"/>
          <w:szCs w:val="24"/>
        </w:rPr>
        <w:tab/>
      </w:r>
      <w:r w:rsidRPr="00121E9F">
        <w:rPr>
          <w:sz w:val="24"/>
          <w:szCs w:val="24"/>
        </w:rPr>
        <w:tab/>
        <w:t>{{Director Name}}</w:t>
      </w:r>
    </w:p>
    <w:p w14:paraId="66FB4F67" w14:textId="77777777" w:rsidR="00D8649B" w:rsidRPr="00121E9F" w:rsidRDefault="00D8649B">
      <w:pPr>
        <w:jc w:val="both"/>
        <w:rPr>
          <w:sz w:val="24"/>
          <w:szCs w:val="24"/>
        </w:rPr>
      </w:pPr>
    </w:p>
    <w:p w14:paraId="7F7AC341" w14:textId="77777777" w:rsidR="00D8649B" w:rsidRPr="00121E9F" w:rsidRDefault="00D8649B">
      <w:pPr>
        <w:jc w:val="both"/>
        <w:rPr>
          <w:sz w:val="24"/>
          <w:szCs w:val="24"/>
        </w:rPr>
      </w:pPr>
    </w:p>
    <w:p w14:paraId="075E588B" w14:textId="77777777" w:rsidR="00D8649B" w:rsidRPr="00121E9F" w:rsidRDefault="00D8649B">
      <w:pPr>
        <w:jc w:val="both"/>
        <w:rPr>
          <w:sz w:val="24"/>
          <w:szCs w:val="24"/>
        </w:rPr>
      </w:pPr>
    </w:p>
    <w:p w14:paraId="08CE6120" w14:textId="7070AEFC" w:rsidR="00D8649B" w:rsidRPr="00121E9F" w:rsidRDefault="00D8649B">
      <w:pPr>
        <w:rPr>
          <w:sz w:val="24"/>
          <w:szCs w:val="24"/>
        </w:rPr>
      </w:pPr>
      <w:r w:rsidRPr="00121E9F">
        <w:rPr>
          <w:sz w:val="24"/>
          <w:szCs w:val="24"/>
        </w:rPr>
        <w:br w:type="page"/>
      </w:r>
    </w:p>
    <w:p w14:paraId="507B0C7F" w14:textId="1D29F3DA" w:rsidR="00D8649B" w:rsidRPr="00121E9F" w:rsidRDefault="00D8649B" w:rsidP="00D8649B">
      <w:pPr>
        <w:pStyle w:val="Heading1"/>
      </w:pPr>
      <w:bookmarkStart w:id="71" w:name="_Toc208034375"/>
      <w:r w:rsidRPr="00121E9F">
        <w:lastRenderedPageBreak/>
        <w:t xml:space="preserve">INCORPORATOR'S WRITTEN RESOLUTIONS OF </w:t>
      </w:r>
      <w:del w:id="72" w:author="Legal - Robert Onley" w:date="2025-09-06T19:07:00Z" w16du:dateUtc="2025-09-06T23:07:00Z">
        <w:r w:rsidRPr="00121E9F" w:rsidDel="00AC53EA">
          <w:delText>Signifi Capital Inc.</w:delText>
        </w:r>
      </w:del>
      <w:bookmarkEnd w:id="71"/>
      <w:ins w:id="73" w:author="Legal - Robert Onley" w:date="2025-09-06T19:07:00Z" w16du:dateUtc="2025-09-06T23:07:00Z">
        <w:r w:rsidR="00AC53EA">
          <w:t>{{</w:t>
        </w:r>
        <w:proofErr w:type="spellStart"/>
        <w:r w:rsidR="00AC53EA">
          <w:t>CompanyName</w:t>
        </w:r>
        <w:proofErr w:type="spellEnd"/>
        <w:r w:rsidR="00AC53EA">
          <w:t>}}</w:t>
        </w:r>
      </w:ins>
    </w:p>
    <w:p w14:paraId="1B9B447F" w14:textId="6D7CA106" w:rsidR="00D8649B" w:rsidRPr="00121E9F" w:rsidRDefault="00D8649B" w:rsidP="00D8649B">
      <w:r w:rsidRPr="00121E9F">
        <w:t xml:space="preserve">The undersigned, Robert D. Onley, being the incorporator of </w:t>
      </w:r>
      <w:del w:id="74" w:author="Legal - Robert Onley" w:date="2025-09-06T19:07:00Z" w16du:dateUtc="2025-09-06T23:07:00Z">
        <w:r w:rsidRPr="00121E9F" w:rsidDel="00AC53EA">
          <w:delText>Signifi Capital Inc.</w:delText>
        </w:r>
      </w:del>
      <w:ins w:id="75" w:author="Legal - Robert Onley" w:date="2025-09-06T19:07:00Z" w16du:dateUtc="2025-09-06T23:07:00Z">
        <w:r w:rsidR="00AC53EA">
          <w:t>{{</w:t>
        </w:r>
        <w:proofErr w:type="spellStart"/>
        <w:r w:rsidR="00AC53EA">
          <w:t>CompanyName</w:t>
        </w:r>
        <w:proofErr w:type="spellEnd"/>
        <w:r w:rsidR="00AC53EA">
          <w:t>}}</w:t>
        </w:r>
      </w:ins>
      <w:r w:rsidRPr="00121E9F">
        <w:t xml:space="preserve"> (the "</w:t>
      </w:r>
      <w:bookmarkStart w:id="76" w:name="_sbdt_8ce69ae754505762_137"/>
      <w:r w:rsidRPr="00121E9F">
        <w:t>Corporation</w:t>
      </w:r>
      <w:bookmarkEnd w:id="76"/>
      <w:r w:rsidRPr="00121E9F">
        <w:t>"), hereby consents in writing to the following resolutions as of {{</w:t>
      </w:r>
      <w:bookmarkStart w:id="77" w:name="_sbdt_7ef5f25d9fcf7c46_344"/>
      <w:r w:rsidRPr="00121E9F">
        <w:t>Date</w:t>
      </w:r>
      <w:bookmarkEnd w:id="77"/>
      <w:r w:rsidRPr="00121E9F">
        <w:t>}}:</w:t>
      </w:r>
    </w:p>
    <w:p w14:paraId="2E9F863E" w14:textId="77777777" w:rsidR="00D8649B" w:rsidRPr="00121E9F" w:rsidRDefault="00D8649B" w:rsidP="00D8649B"/>
    <w:p w14:paraId="38EDC4A7" w14:textId="77777777" w:rsidR="00D8649B" w:rsidRPr="00121E9F" w:rsidRDefault="00D8649B" w:rsidP="00D8649B">
      <w:r w:rsidRPr="00121E9F">
        <w:t xml:space="preserve">RESOLVED THAT the </w:t>
      </w:r>
      <w:bookmarkStart w:id="78" w:name="_sbdt_03c4034f993cf102_10"/>
      <w:r w:rsidRPr="00121E9F">
        <w:t>Articles of Incorporation</w:t>
      </w:r>
      <w:bookmarkEnd w:id="78"/>
      <w:r w:rsidRPr="00121E9F">
        <w:t xml:space="preserve"> of the </w:t>
      </w:r>
      <w:bookmarkStart w:id="79" w:name="_sbdt_8ce69ae754505762_138"/>
      <w:r w:rsidRPr="00121E9F">
        <w:t>Corporation</w:t>
      </w:r>
      <w:bookmarkEnd w:id="79"/>
      <w:r w:rsidRPr="00121E9F">
        <w:t>, in the form approved by the incorporator, are hereby authorized and approved, and the incorporator is authorized to file the same and to execute and deliver all instruments and documents as may be necessary or desirable in connection therewith.</w:t>
      </w:r>
    </w:p>
    <w:p w14:paraId="149E0320" w14:textId="77777777" w:rsidR="00D8649B" w:rsidRPr="00121E9F" w:rsidRDefault="00D8649B" w:rsidP="00D8649B"/>
    <w:p w14:paraId="0CEAAEE8" w14:textId="77777777" w:rsidR="00D8649B" w:rsidRPr="00121E9F" w:rsidRDefault="00D8649B" w:rsidP="00D8649B">
      <w:r w:rsidRPr="00121E9F">
        <w:t xml:space="preserve">RESOLVED THAT the following individuals are appointed as the first directors of the </w:t>
      </w:r>
      <w:bookmarkStart w:id="80" w:name="_sbdt_8ce69ae754505762_139"/>
      <w:r w:rsidRPr="00121E9F">
        <w:t>Corporation</w:t>
      </w:r>
      <w:bookmarkEnd w:id="80"/>
      <w:r w:rsidRPr="00121E9F">
        <w:t>, to hold office until the first meeting of shareholders or until their successors are elected or appointed: {{</w:t>
      </w:r>
      <w:bookmarkStart w:id="81" w:name="_sbdt_0b6ce377ebfc1ff7_114"/>
      <w:r w:rsidRPr="00121E9F">
        <w:t>Director Names</w:t>
      </w:r>
      <w:bookmarkEnd w:id="81"/>
      <w:r w:rsidRPr="00121E9F">
        <w:t>}}.</w:t>
      </w:r>
    </w:p>
    <w:p w14:paraId="2244AA50" w14:textId="77777777" w:rsidR="00D8649B" w:rsidRPr="00121E9F" w:rsidRDefault="00D8649B" w:rsidP="00D8649B"/>
    <w:p w14:paraId="3F468319" w14:textId="77777777" w:rsidR="00D8649B" w:rsidRPr="00121E9F" w:rsidRDefault="00D8649B" w:rsidP="00D8649B">
      <w:r w:rsidRPr="00121E9F">
        <w:t xml:space="preserve">RESOLVED THAT upon effectiveness of the foregoing, the incorporator has completed all organizational acts, transfers the corporate records to the </w:t>
      </w:r>
      <w:bookmarkStart w:id="82" w:name="_sbdt_e6d100fe28657c64_43"/>
      <w:r w:rsidRPr="00121E9F">
        <w:t>Board of Directors</w:t>
      </w:r>
      <w:bookmarkEnd w:id="82"/>
      <w:r w:rsidRPr="00121E9F">
        <w:t>, and hereby resigns as incorporator, such resignation to be effective immediately.</w:t>
      </w:r>
    </w:p>
    <w:p w14:paraId="0F202D3A" w14:textId="77777777" w:rsidR="00D8649B" w:rsidRPr="00121E9F" w:rsidRDefault="00D8649B" w:rsidP="00D8649B"/>
    <w:p w14:paraId="6073C70F" w14:textId="77777777" w:rsidR="00D8649B" w:rsidRPr="00121E9F" w:rsidRDefault="00D8649B" w:rsidP="00D8649B">
      <w:r w:rsidRPr="00121E9F">
        <w:t>DATED: {{</w:t>
      </w:r>
      <w:bookmarkStart w:id="83" w:name="_sbdt_7ef5f25d9fcf7c46_345"/>
      <w:r w:rsidRPr="00121E9F">
        <w:t>Date</w:t>
      </w:r>
      <w:bookmarkEnd w:id="83"/>
      <w:r w:rsidRPr="00121E9F">
        <w:t>}}</w:t>
      </w:r>
    </w:p>
    <w:p w14:paraId="54A8851B" w14:textId="77777777" w:rsidR="00D8649B" w:rsidRPr="00121E9F" w:rsidRDefault="00D8649B" w:rsidP="00D8649B"/>
    <w:p w14:paraId="600743E9" w14:textId="77777777" w:rsidR="00D8649B" w:rsidRPr="00121E9F" w:rsidRDefault="00D8649B" w:rsidP="00D8649B">
      <w:r w:rsidRPr="00121E9F">
        <w:t>______________________________</w:t>
      </w:r>
    </w:p>
    <w:p w14:paraId="11C51917" w14:textId="77777777" w:rsidR="00D8649B" w:rsidRPr="00121E9F" w:rsidRDefault="00D8649B" w:rsidP="00D8649B">
      <w:r w:rsidRPr="00121E9F">
        <w:t>Robert D. Onley, Incorporator</w:t>
      </w:r>
    </w:p>
    <w:p w14:paraId="516039DB" w14:textId="77777777" w:rsidR="00D8649B" w:rsidRPr="00121E9F" w:rsidRDefault="00D8649B" w:rsidP="00D8649B">
      <w:pPr>
        <w:rPr>
          <w:sz w:val="40"/>
          <w:szCs w:val="40"/>
        </w:rPr>
      </w:pPr>
      <w:r w:rsidRPr="00121E9F">
        <w:br w:type="page"/>
      </w:r>
    </w:p>
    <w:p w14:paraId="739870BB" w14:textId="613A512C" w:rsidR="00D8649B" w:rsidRPr="00121E9F" w:rsidRDefault="00D8649B" w:rsidP="00D8649B">
      <w:pPr>
        <w:pStyle w:val="Heading1"/>
      </w:pPr>
      <w:bookmarkStart w:id="84" w:name="_Toc208034376"/>
      <w:r w:rsidRPr="00121E9F">
        <w:lastRenderedPageBreak/>
        <w:t xml:space="preserve">UNANIMOUS WRITTEN RESOLUTIONS OF THE DIRECTORS OF </w:t>
      </w:r>
      <w:del w:id="85" w:author="Legal - Robert Onley" w:date="2025-09-06T19:07:00Z" w16du:dateUtc="2025-09-06T23:07:00Z">
        <w:r w:rsidRPr="00121E9F" w:rsidDel="00AC53EA">
          <w:delText>Signifi Capital Inc.</w:delText>
        </w:r>
      </w:del>
      <w:bookmarkEnd w:id="84"/>
      <w:ins w:id="86" w:author="Legal - Robert Onley" w:date="2025-09-06T19:07:00Z" w16du:dateUtc="2025-09-06T23:07:00Z">
        <w:r w:rsidR="00AC53EA">
          <w:t>{{</w:t>
        </w:r>
        <w:proofErr w:type="spellStart"/>
        <w:r w:rsidR="00AC53EA">
          <w:t>CompanyName</w:t>
        </w:r>
        <w:proofErr w:type="spellEnd"/>
        <w:r w:rsidR="00AC53EA">
          <w:t>}}</w:t>
        </w:r>
      </w:ins>
    </w:p>
    <w:p w14:paraId="3A299E89" w14:textId="77777777" w:rsidR="00D8649B" w:rsidRPr="00121E9F" w:rsidRDefault="00D8649B" w:rsidP="00D8649B">
      <w:r w:rsidRPr="00121E9F">
        <w:t xml:space="preserve">The undersigned, being </w:t>
      </w:r>
      <w:proofErr w:type="gramStart"/>
      <w:r w:rsidRPr="00121E9F">
        <w:t>all of</w:t>
      </w:r>
      <w:proofErr w:type="gramEnd"/>
      <w:r w:rsidRPr="00121E9F">
        <w:t xml:space="preserve"> the directors of the </w:t>
      </w:r>
      <w:bookmarkStart w:id="87" w:name="_sbdt_8ce69ae754505762_140"/>
      <w:r w:rsidRPr="00121E9F">
        <w:t>Corporation</w:t>
      </w:r>
      <w:bookmarkEnd w:id="87"/>
      <w:r w:rsidRPr="00121E9F">
        <w:t>, hereby consent in writing to the following resolutions as of {{</w:t>
      </w:r>
      <w:bookmarkStart w:id="88" w:name="_sbdt_7ef5f25d9fcf7c46_346"/>
      <w:r w:rsidRPr="00121E9F">
        <w:t>Date</w:t>
      </w:r>
      <w:bookmarkEnd w:id="88"/>
      <w:r w:rsidRPr="00121E9F">
        <w:t>}}:</w:t>
      </w:r>
    </w:p>
    <w:p w14:paraId="69B3B71F" w14:textId="77777777" w:rsidR="00D8649B" w:rsidRPr="00121E9F" w:rsidRDefault="00D8649B" w:rsidP="00D8649B"/>
    <w:p w14:paraId="2E8519CC" w14:textId="77777777" w:rsidR="00D8649B" w:rsidRPr="00121E9F" w:rsidRDefault="00D8649B" w:rsidP="00D8649B">
      <w:r w:rsidRPr="00121E9F">
        <w:t xml:space="preserve">Resolution No. 1 – Adoption of </w:t>
      </w:r>
      <w:bookmarkStart w:id="89" w:name="_sbdt_bc5fdf6116630d53_32"/>
      <w:r w:rsidRPr="00121E9F">
        <w:t>General By-law No. 1</w:t>
      </w:r>
      <w:bookmarkEnd w:id="89"/>
      <w:r w:rsidRPr="00121E9F">
        <w:t xml:space="preserve">: RESOLVED THAT </w:t>
      </w:r>
      <w:bookmarkStart w:id="90" w:name="_sbdt_bc5fdf6116630d53_33"/>
      <w:r w:rsidRPr="00121E9F">
        <w:t>General By-law No. 1</w:t>
      </w:r>
      <w:bookmarkEnd w:id="90"/>
      <w:r w:rsidRPr="00121E9F">
        <w:t xml:space="preserve">, in the form presented to the directors, is hereby adopted as the by-law of the </w:t>
      </w:r>
      <w:bookmarkStart w:id="91" w:name="_sbdt_8ce69ae754505762_141"/>
      <w:r w:rsidRPr="00121E9F">
        <w:t>Corporation</w:t>
      </w:r>
      <w:bookmarkEnd w:id="91"/>
      <w:r w:rsidRPr="00121E9F">
        <w:t xml:space="preserve">, to take effect immediately until confirmed, amended or rejected by the shareholders in accordance with the </w:t>
      </w:r>
      <w:bookmarkStart w:id="92" w:name="_sbdt_5cd0a2b7b0807d2a_371"/>
      <w:r w:rsidRPr="00121E9F">
        <w:t>Act</w:t>
      </w:r>
      <w:bookmarkEnd w:id="92"/>
      <w:r w:rsidRPr="00121E9F">
        <w:t>.</w:t>
      </w:r>
    </w:p>
    <w:p w14:paraId="433B726A" w14:textId="77777777" w:rsidR="00D8649B" w:rsidRPr="00121E9F" w:rsidRDefault="00D8649B" w:rsidP="00D8649B"/>
    <w:p w14:paraId="5AA11509" w14:textId="77777777" w:rsidR="00D8649B" w:rsidRPr="00121E9F" w:rsidRDefault="00D8649B" w:rsidP="00D8649B">
      <w:r w:rsidRPr="00121E9F">
        <w:t xml:space="preserve">Resolution No. 2 – Appointment of Officers: RESOLVED THAT the following individuals are appointed as officers of the </w:t>
      </w:r>
      <w:bookmarkStart w:id="93" w:name="_sbdt_8ce69ae754505762_142"/>
      <w:r w:rsidRPr="00121E9F">
        <w:t>Corporation</w:t>
      </w:r>
      <w:bookmarkEnd w:id="93"/>
      <w:r w:rsidRPr="00121E9F">
        <w:t xml:space="preserve">, to hold office at the pleasure of the Board: </w:t>
      </w:r>
    </w:p>
    <w:p w14:paraId="70B0F3E0" w14:textId="77777777" w:rsidR="00D8649B" w:rsidRPr="00121E9F" w:rsidRDefault="00D8649B" w:rsidP="00D8649B"/>
    <w:p w14:paraId="4F88D102" w14:textId="77777777" w:rsidR="00D8649B" w:rsidRPr="00121E9F" w:rsidRDefault="00D8649B" w:rsidP="00D8649B">
      <w:bookmarkStart w:id="94" w:name="_sbdt_be72d1639eab328b_258"/>
      <w:r w:rsidRPr="00121E9F">
        <w:t>President</w:t>
      </w:r>
      <w:bookmarkEnd w:id="94"/>
      <w:r w:rsidRPr="00121E9F">
        <w:t>/</w:t>
      </w:r>
      <w:bookmarkStart w:id="95" w:name="_sbdt_d05af4939de1b730_22"/>
      <w:r w:rsidRPr="00121E9F">
        <w:t>Chief Executive Officer</w:t>
      </w:r>
      <w:bookmarkEnd w:id="95"/>
      <w:r w:rsidRPr="00121E9F">
        <w:t xml:space="preserve"> – {{</w:t>
      </w:r>
      <w:bookmarkStart w:id="96" w:name="_sbdt_20d7f8689e25301d_127"/>
      <w:r w:rsidRPr="00121E9F">
        <w:t>Officer Name</w:t>
      </w:r>
      <w:bookmarkEnd w:id="96"/>
      <w:r w:rsidRPr="00121E9F">
        <w:t xml:space="preserve">}}; </w:t>
      </w:r>
      <w:bookmarkStart w:id="97" w:name="_sbdt_81cd7762d16e6af7_281"/>
      <w:r w:rsidRPr="00121E9F">
        <w:t>Secretary</w:t>
      </w:r>
      <w:bookmarkEnd w:id="97"/>
      <w:r w:rsidRPr="00121E9F">
        <w:t xml:space="preserve"> – {{</w:t>
      </w:r>
      <w:bookmarkStart w:id="98" w:name="_sbdt_20d7f8689e25301d_128"/>
      <w:r w:rsidRPr="00121E9F">
        <w:t>Officer Name</w:t>
      </w:r>
      <w:bookmarkEnd w:id="98"/>
      <w:r w:rsidRPr="00121E9F">
        <w:t xml:space="preserve">}}; </w:t>
      </w:r>
      <w:bookmarkStart w:id="99" w:name="_sbdt_1272aa90fa10561e_24"/>
      <w:r w:rsidRPr="00121E9F">
        <w:t>Chief Financial Officer</w:t>
      </w:r>
      <w:bookmarkEnd w:id="99"/>
      <w:r w:rsidRPr="00121E9F">
        <w:t xml:space="preserve"> – {{</w:t>
      </w:r>
      <w:bookmarkStart w:id="100" w:name="_sbdt_20d7f8689e25301d_129"/>
      <w:r w:rsidRPr="00121E9F">
        <w:t>Officer Name</w:t>
      </w:r>
      <w:bookmarkEnd w:id="100"/>
      <w:r w:rsidRPr="00121E9F">
        <w:t>}}; and such other officers as the Board may determine from time to time.</w:t>
      </w:r>
    </w:p>
    <w:p w14:paraId="4EC72480" w14:textId="77777777" w:rsidR="00D8649B" w:rsidRPr="00121E9F" w:rsidRDefault="00D8649B" w:rsidP="00D8649B"/>
    <w:p w14:paraId="48D0161F" w14:textId="77777777" w:rsidR="00D8649B" w:rsidRPr="00121E9F" w:rsidRDefault="00D8649B" w:rsidP="00D8649B">
      <w:r w:rsidRPr="00121E9F">
        <w:t xml:space="preserve">Resolution No. 3 – Corporate Seal: RESOLVED THAT the form of corporate seal presented to the directors is hereby adopted as the seal of the </w:t>
      </w:r>
      <w:bookmarkStart w:id="101" w:name="_sbdt_8ce69ae754505762_143"/>
      <w:r w:rsidRPr="00121E9F">
        <w:t>Corporation</w:t>
      </w:r>
      <w:bookmarkEnd w:id="101"/>
      <w:r w:rsidRPr="00121E9F">
        <w:t>, if a seal is to be used.</w:t>
      </w:r>
    </w:p>
    <w:p w14:paraId="71ED7202" w14:textId="77777777" w:rsidR="00D8649B" w:rsidRPr="00121E9F" w:rsidRDefault="00D8649B" w:rsidP="00D8649B"/>
    <w:p w14:paraId="3D3BB342" w14:textId="77777777" w:rsidR="00D8649B" w:rsidRPr="00121E9F" w:rsidRDefault="00D8649B" w:rsidP="00D8649B">
      <w:r w:rsidRPr="00121E9F">
        <w:t xml:space="preserve">Resolution No. 4 – Registered Office: RESOLVED THAT the registered office of the </w:t>
      </w:r>
      <w:bookmarkStart w:id="102" w:name="_sbdt_8ce69ae754505762_144"/>
      <w:r w:rsidRPr="00121E9F">
        <w:t>Corporation</w:t>
      </w:r>
      <w:bookmarkEnd w:id="102"/>
      <w:r w:rsidRPr="00121E9F">
        <w:t xml:space="preserve"> be and is hereby fixed at {{</w:t>
      </w:r>
      <w:bookmarkStart w:id="103" w:name="_sbdt_637353b3816e2fc2_16"/>
      <w:r w:rsidRPr="00121E9F">
        <w:t>Registered Office Address</w:t>
      </w:r>
      <w:bookmarkEnd w:id="103"/>
      <w:r w:rsidRPr="00121E9F">
        <w:t>}} and that the officers are authorized to file any required notices.</w:t>
      </w:r>
    </w:p>
    <w:p w14:paraId="3658C078" w14:textId="77777777" w:rsidR="00D8649B" w:rsidRPr="00121E9F" w:rsidRDefault="00D8649B" w:rsidP="00D8649B"/>
    <w:p w14:paraId="05DC9F1A" w14:textId="6392A816" w:rsidR="00D8649B" w:rsidRDefault="00D8649B" w:rsidP="00D8649B">
      <w:r w:rsidRPr="00121E9F">
        <w:t xml:space="preserve">Resolution No. 5 – Issuance of Shares: RESOLVED THAT the </w:t>
      </w:r>
      <w:bookmarkStart w:id="104" w:name="_sbdt_8ce69ae754505762_145"/>
      <w:r w:rsidRPr="00121E9F">
        <w:t>Corporation</w:t>
      </w:r>
      <w:bookmarkEnd w:id="104"/>
      <w:r w:rsidRPr="00121E9F">
        <w:t xml:space="preserve"> issue the following shares to the following subscribers for the consideration set out in their respective subscription agreements: </w:t>
      </w:r>
      <w:ins w:id="105" w:author="Legal - Robert Onley" w:date="2025-09-06T19:09:00Z" w16du:dateUtc="2025-09-06T23:09:00Z">
        <w:r w:rsidR="00AC53EA">
          <w:t>{{Shareholder}}</w:t>
        </w:r>
      </w:ins>
      <w:ins w:id="106" w:author="Legal - Robert Onley" w:date="2025-09-06T07:22:00Z" w16du:dateUtc="2025-09-06T11:22:00Z">
        <w:r w:rsidR="00EC50C8">
          <w:t xml:space="preserve">, </w:t>
        </w:r>
      </w:ins>
      <w:ins w:id="107" w:author="Legal - Robert Onley" w:date="2025-09-06T19:08:00Z" w16du:dateUtc="2025-09-06T23:08:00Z">
        <w:r w:rsidR="00AC53EA">
          <w:t>{{</w:t>
        </w:r>
        <w:proofErr w:type="spellStart"/>
        <w:r w:rsidR="00AC53EA">
          <w:t>numberShares</w:t>
        </w:r>
        <w:proofErr w:type="spellEnd"/>
        <w:r w:rsidR="00AC53EA">
          <w:t>}}</w:t>
        </w:r>
      </w:ins>
      <w:del w:id="108" w:author="Legal - Robert Onley" w:date="2025-09-06T07:22:00Z" w16du:dateUtc="2025-09-06T11:22:00Z">
        <w:r w:rsidRPr="00121E9F" w:rsidDel="00EC50C8">
          <w:delText>{{</w:delText>
        </w:r>
        <w:bookmarkStart w:id="109" w:name="_sbdt_4c66f54b684a99a1_95"/>
        <w:r w:rsidRPr="00121E9F" w:rsidDel="00EC50C8">
          <w:delText>Shareholder Names</w:delText>
        </w:r>
        <w:bookmarkEnd w:id="109"/>
        <w:r w:rsidRPr="00121E9F" w:rsidDel="00EC50C8">
          <w:delText xml:space="preserve">}} – {{# Shares}} {{class/series}} </w:delText>
        </w:r>
      </w:del>
      <w:ins w:id="110" w:author="Legal - Robert Onley" w:date="2025-09-06T07:22:00Z" w16du:dateUtc="2025-09-06T11:22:00Z">
        <w:r w:rsidR="00EC50C8">
          <w:t xml:space="preserve"> </w:t>
        </w:r>
      </w:ins>
      <w:del w:id="111" w:author="Legal - Robert Onley" w:date="2025-09-06T07:22:00Z" w16du:dateUtc="2025-09-06T11:22:00Z">
        <w:r w:rsidRPr="00121E9F" w:rsidDel="00EC50C8">
          <w:delText xml:space="preserve">shares </w:delText>
        </w:r>
      </w:del>
      <w:r w:rsidRPr="00121E9F">
        <w:t>at a</w:t>
      </w:r>
      <w:ins w:id="112" w:author="Legal - Robert Onley" w:date="2025-09-06T07:22:00Z" w16du:dateUtc="2025-09-06T11:22:00Z">
        <w:r w:rsidR="00EC50C8">
          <w:t>n</w:t>
        </w:r>
      </w:ins>
      <w:r w:rsidRPr="00121E9F">
        <w:t xml:space="preserve"> </w:t>
      </w:r>
      <w:ins w:id="113" w:author="Legal - Robert Onley" w:date="2025-09-06T07:22:00Z" w16du:dateUtc="2025-09-06T11:22:00Z">
        <w:r w:rsidR="00EC50C8">
          <w:t>issue price</w:t>
        </w:r>
      </w:ins>
      <w:del w:id="114" w:author="Legal - Robert Onley" w:date="2025-09-06T07:22:00Z" w16du:dateUtc="2025-09-06T11:22:00Z">
        <w:r w:rsidRPr="00121E9F" w:rsidDel="00EC50C8">
          <w:delText>par value</w:delText>
        </w:r>
      </w:del>
      <w:r w:rsidRPr="00121E9F">
        <w:t xml:space="preserve"> (if any) of </w:t>
      </w:r>
      <w:ins w:id="115" w:author="Legal - Robert Onley" w:date="2025-09-06T19:07:00Z" w16du:dateUtc="2025-09-06T23:07:00Z">
        <w:r w:rsidR="00AC53EA">
          <w:t>{{</w:t>
        </w:r>
        <w:proofErr w:type="spellStart"/>
        <w:r w:rsidR="00AC53EA">
          <w:t>SharePrice</w:t>
        </w:r>
        <w:proofErr w:type="spellEnd"/>
        <w:r w:rsidR="00AC53EA">
          <w:t>}}</w:t>
        </w:r>
      </w:ins>
      <w:ins w:id="116" w:author="Legal - Robert Onley" w:date="2025-09-06T07:22:00Z" w16du:dateUtc="2025-09-06T11:22:00Z">
        <w:r w:rsidR="00EC50C8">
          <w:t xml:space="preserve"> </w:t>
        </w:r>
      </w:ins>
      <w:ins w:id="117" w:author="Legal - Robert Onley" w:date="2025-09-06T19:08:00Z" w16du:dateUtc="2025-09-06T23:08:00Z">
        <w:r w:rsidR="00AC53EA">
          <w:t>{{CURRENCY}}</w:t>
        </w:r>
      </w:ins>
      <w:del w:id="118" w:author="Legal - Robert Onley" w:date="2025-09-06T07:22:00Z" w16du:dateUtc="2025-09-06T11:22:00Z">
        <w:r w:rsidRPr="00121E9F" w:rsidDel="00EC50C8">
          <w:delText>{{</w:delText>
        </w:r>
        <w:bookmarkStart w:id="119" w:name="_sbdt_c7511fd5334aab81_257"/>
        <w:r w:rsidRPr="00121E9F" w:rsidDel="00EC50C8">
          <w:delText>P</w:delText>
        </w:r>
      </w:del>
      <w:del w:id="120" w:author="Legal - Robert Onley" w:date="2025-09-06T07:23:00Z" w16du:dateUtc="2025-09-06T11:23:00Z">
        <w:r w:rsidRPr="00121E9F" w:rsidDel="00EC50C8">
          <w:delText>ar Value</w:delText>
        </w:r>
        <w:bookmarkEnd w:id="119"/>
        <w:r w:rsidRPr="00121E9F" w:rsidDel="00EC50C8">
          <w:delText>}}</w:delText>
        </w:r>
      </w:del>
      <w:r w:rsidRPr="00121E9F">
        <w:t xml:space="preserve"> per share, for aggregate consideration of </w:t>
      </w:r>
      <w:del w:id="121" w:author="Legal - Robert Onley" w:date="2025-09-06T19:08:00Z" w16du:dateUtc="2025-09-06T23:08:00Z">
        <w:r w:rsidRPr="00121E9F" w:rsidDel="00AC53EA">
          <w:delText>$</w:delText>
        </w:r>
      </w:del>
      <w:ins w:id="122" w:author="Legal - Robert Onley" w:date="2025-09-06T19:08:00Z" w16du:dateUtc="2025-09-06T23:08:00Z">
        <w:r w:rsidR="00AC53EA">
          <w:t>{{</w:t>
        </w:r>
        <w:proofErr w:type="spellStart"/>
        <w:r w:rsidR="00AC53EA">
          <w:t>TotalSharePrice</w:t>
        </w:r>
        <w:proofErr w:type="spellEnd"/>
        <w:r w:rsidR="00AC53EA">
          <w:t>}}</w:t>
        </w:r>
      </w:ins>
      <w:ins w:id="123" w:author="Legal - Robert Onley" w:date="2025-09-06T07:23:00Z" w16du:dateUtc="2025-09-06T11:23:00Z">
        <w:r w:rsidR="003113B1">
          <w:t xml:space="preserve"> </w:t>
        </w:r>
      </w:ins>
      <w:ins w:id="124" w:author="Legal - Robert Onley" w:date="2025-09-06T19:08:00Z" w16du:dateUtc="2025-09-06T23:08:00Z">
        <w:r w:rsidR="00AC53EA">
          <w:t>{{CURRENCY}}</w:t>
        </w:r>
      </w:ins>
      <w:del w:id="125" w:author="Legal - Robert Onley" w:date="2025-09-06T07:23:00Z" w16du:dateUtc="2025-09-06T11:23:00Z">
        <w:r w:rsidRPr="00121E9F" w:rsidDel="003113B1">
          <w:delText>{{</w:delText>
        </w:r>
        <w:bookmarkStart w:id="126" w:name="_sbdt_8daf1b68bf5c9b69_20"/>
        <w:r w:rsidRPr="00121E9F" w:rsidDel="003113B1">
          <w:delText>Aggregate Consideration</w:delText>
        </w:r>
        <w:bookmarkEnd w:id="126"/>
        <w:r w:rsidRPr="00121E9F" w:rsidDel="003113B1">
          <w:delText xml:space="preserve">}}; </w:delText>
        </w:r>
      </w:del>
      <w:ins w:id="127" w:author="Legal - Robert Onley" w:date="2025-09-06T07:23:00Z" w16du:dateUtc="2025-09-06T11:23:00Z">
        <w:r w:rsidR="003113B1">
          <w:t xml:space="preserve"> </w:t>
        </w:r>
      </w:ins>
      <w:r w:rsidRPr="00121E9F">
        <w:t>and that the officers are authorized to execute and deliver share certificates and to update the securities register accordingly.</w:t>
      </w:r>
    </w:p>
    <w:p w14:paraId="69E69ACA" w14:textId="77777777" w:rsidR="00EC50C8" w:rsidRPr="00121E9F" w:rsidRDefault="00EC50C8" w:rsidP="00D8649B"/>
    <w:p w14:paraId="7BD0644F" w14:textId="77777777" w:rsidR="00D8649B" w:rsidRDefault="00D8649B" w:rsidP="00D8649B">
      <w:r w:rsidRPr="00121E9F">
        <w:t>Resolution No. 6 – Subscription Agreements and Share Certificates: RESOLVED THAT the forms of share subscription agreement and share certificate presented to the directors are approved, and the officers are authorized to execute and deliver the same and to take all steps necessary to complete the issuances approved herein.</w:t>
      </w:r>
    </w:p>
    <w:p w14:paraId="305BF85E" w14:textId="77777777" w:rsidR="00EC50C8" w:rsidRPr="00121E9F" w:rsidRDefault="00EC50C8" w:rsidP="00D8649B"/>
    <w:p w14:paraId="04A52FED" w14:textId="77777777" w:rsidR="00D8649B" w:rsidRDefault="00D8649B" w:rsidP="00D8649B">
      <w:r w:rsidRPr="00121E9F">
        <w:t xml:space="preserve">Resolution No. 7 – Banking Arrangements: RESOLVED THAT the </w:t>
      </w:r>
      <w:bookmarkStart w:id="128" w:name="_sbdt_8ce69ae754505762_146"/>
      <w:r w:rsidRPr="00121E9F">
        <w:t>Corporation</w:t>
      </w:r>
      <w:bookmarkEnd w:id="128"/>
      <w:r w:rsidRPr="00121E9F">
        <w:t xml:space="preserve"> is authorized to open and maintain one or more bank accounts with such financial institution(s) as any officer may determine, and that any two officers (or such other signing authorities as the Board may designate) are authorized to execute all account opening documents and banking resolutions.</w:t>
      </w:r>
    </w:p>
    <w:p w14:paraId="5598D690" w14:textId="77777777" w:rsidR="00EC50C8" w:rsidRPr="00121E9F" w:rsidRDefault="00EC50C8" w:rsidP="00D8649B"/>
    <w:p w14:paraId="502C48ED" w14:textId="77777777" w:rsidR="00D8649B" w:rsidRPr="00121E9F" w:rsidRDefault="00D8649B" w:rsidP="00D8649B">
      <w:r w:rsidRPr="00121E9F">
        <w:lastRenderedPageBreak/>
        <w:t xml:space="preserve">Resolution No. 8 – Fiscal </w:t>
      </w:r>
      <w:bookmarkStart w:id="129" w:name="_sbdt_3b5df65ac09a55cd_362"/>
      <w:r w:rsidRPr="00121E9F">
        <w:t>Year</w:t>
      </w:r>
      <w:bookmarkEnd w:id="129"/>
      <w:r w:rsidRPr="00121E9F">
        <w:t xml:space="preserve">-End: RESOLVED THAT the fiscal year-end of the </w:t>
      </w:r>
      <w:bookmarkStart w:id="130" w:name="_sbdt_8ce69ae754505762_147"/>
      <w:r w:rsidRPr="00121E9F">
        <w:t>Corporation</w:t>
      </w:r>
      <w:bookmarkEnd w:id="130"/>
      <w:r w:rsidRPr="00121E9F">
        <w:t xml:space="preserve"> be and is hereby fixed at </w:t>
      </w:r>
      <w:commentRangeStart w:id="131"/>
      <w:r w:rsidRPr="00121E9F">
        <w:t>{{</w:t>
      </w:r>
      <w:bookmarkStart w:id="132" w:name="_sbdt_f9cca85fa820e027_109"/>
      <w:r w:rsidRPr="00121E9F">
        <w:t>Fiscal Year End</w:t>
      </w:r>
      <w:bookmarkEnd w:id="132"/>
      <w:r w:rsidRPr="00121E9F">
        <w:t xml:space="preserve">}} </w:t>
      </w:r>
      <w:commentRangeEnd w:id="131"/>
      <w:r w:rsidR="00154832">
        <w:rPr>
          <w:rStyle w:val="CommentReference"/>
        </w:rPr>
        <w:commentReference w:id="131"/>
      </w:r>
      <w:r w:rsidRPr="00121E9F">
        <w:t>until changed by further resolution of the Board.</w:t>
      </w:r>
    </w:p>
    <w:p w14:paraId="4DF67DEB" w14:textId="77777777" w:rsidR="00D8649B" w:rsidRDefault="00D8649B" w:rsidP="00D8649B">
      <w:pPr>
        <w:rPr>
          <w:ins w:id="134" w:author="Legal - Robert Onley" w:date="2025-09-06T07:24:00Z" w16du:dateUtc="2025-09-06T11:24:00Z"/>
        </w:rPr>
      </w:pPr>
      <w:r w:rsidRPr="00121E9F">
        <w:t xml:space="preserve">Resolution No. 9 – Public Accountant: RESOLVED THAT, subject to the approval of all shareholders, the appointment of a public accountant for the current financial year is waived in accordance with the </w:t>
      </w:r>
      <w:bookmarkStart w:id="135" w:name="_sbdt_5cd0a2b7b0807d2a_372"/>
      <w:r w:rsidRPr="00121E9F">
        <w:t>Act</w:t>
      </w:r>
      <w:bookmarkEnd w:id="135"/>
      <w:r w:rsidRPr="00121E9F">
        <w:t>.</w:t>
      </w:r>
    </w:p>
    <w:p w14:paraId="13AB9D44" w14:textId="77777777" w:rsidR="00154832" w:rsidRPr="00121E9F" w:rsidRDefault="00154832" w:rsidP="00D8649B"/>
    <w:p w14:paraId="044987B4" w14:textId="77777777" w:rsidR="00D8649B" w:rsidRDefault="00D8649B" w:rsidP="00D8649B">
      <w:pPr>
        <w:rPr>
          <w:ins w:id="136" w:author="Legal - Robert Onley" w:date="2025-09-06T07:24:00Z" w16du:dateUtc="2025-09-06T11:24:00Z"/>
        </w:rPr>
      </w:pPr>
      <w:r w:rsidRPr="00121E9F">
        <w:t xml:space="preserve">Resolution No. 10 – Minute Book: RESOLVED THAT a corporate minute book be prepared and maintained by the </w:t>
      </w:r>
      <w:bookmarkStart w:id="137" w:name="_sbdt_81cd7762d16e6af7_282"/>
      <w:r w:rsidRPr="00121E9F">
        <w:t>Secretary</w:t>
      </w:r>
      <w:bookmarkEnd w:id="137"/>
      <w:r w:rsidRPr="00121E9F">
        <w:t xml:space="preserve"> at the registered office of the </w:t>
      </w:r>
      <w:bookmarkStart w:id="138" w:name="_sbdt_8ce69ae754505762_148"/>
      <w:r w:rsidRPr="00121E9F">
        <w:t>Corporation</w:t>
      </w:r>
      <w:bookmarkEnd w:id="138"/>
      <w:r w:rsidRPr="00121E9F">
        <w:t>, including registers, ledgers and copies of all organizational documents.</w:t>
      </w:r>
    </w:p>
    <w:p w14:paraId="2332FA5D" w14:textId="77777777" w:rsidR="00154832" w:rsidRPr="00121E9F" w:rsidRDefault="00154832" w:rsidP="00D8649B"/>
    <w:p w14:paraId="13E7A403" w14:textId="77777777" w:rsidR="00D8649B" w:rsidRDefault="00D8649B" w:rsidP="00D8649B">
      <w:pPr>
        <w:rPr>
          <w:ins w:id="139" w:author="Legal - Robert Onley" w:date="2025-09-06T07:24:00Z" w16du:dateUtc="2025-09-06T11:24:00Z"/>
        </w:rPr>
      </w:pPr>
      <w:r w:rsidRPr="00121E9F">
        <w:t>These resolutions may be executed in counterparts and by electronic signature and delivery, each of which shall be deemed an original and all of which together shall constitute one and the same instrument.</w:t>
      </w:r>
    </w:p>
    <w:p w14:paraId="545FF787" w14:textId="77777777" w:rsidR="00154832" w:rsidRPr="00121E9F" w:rsidRDefault="00154832" w:rsidP="00D8649B"/>
    <w:p w14:paraId="388BD398" w14:textId="77777777" w:rsidR="00D8649B" w:rsidRPr="00121E9F" w:rsidRDefault="00D8649B" w:rsidP="00D8649B">
      <w:r w:rsidRPr="00121E9F">
        <w:t>DATED: {{</w:t>
      </w:r>
      <w:bookmarkStart w:id="140" w:name="_sbdt_7ef5f25d9fcf7c46_347"/>
      <w:r w:rsidRPr="00121E9F">
        <w:t>Date</w:t>
      </w:r>
      <w:bookmarkEnd w:id="140"/>
      <w:r w:rsidRPr="00121E9F">
        <w:t>}}</w:t>
      </w:r>
    </w:p>
    <w:p w14:paraId="67413327" w14:textId="77777777" w:rsidR="00D8649B" w:rsidRPr="00121E9F" w:rsidRDefault="00D8649B" w:rsidP="00D8649B">
      <w:r w:rsidRPr="00121E9F">
        <w:t>______________________________          ______________________________</w:t>
      </w:r>
    </w:p>
    <w:p w14:paraId="4B543D34" w14:textId="77777777" w:rsidR="00D8649B" w:rsidRPr="00121E9F" w:rsidRDefault="00D8649B" w:rsidP="00D8649B">
      <w:r w:rsidRPr="00121E9F">
        <w:t>{{Director Name</w:t>
      </w:r>
      <w:proofErr w:type="gramStart"/>
      <w:r w:rsidRPr="00121E9F">
        <w:t xml:space="preserve">}}   </w:t>
      </w:r>
      <w:proofErr w:type="gramEnd"/>
      <w:r w:rsidRPr="00121E9F">
        <w:t xml:space="preserve">                           </w:t>
      </w:r>
      <w:proofErr w:type="gramStart"/>
      <w:r w:rsidRPr="00121E9F">
        <w:t xml:space="preserve">   {</w:t>
      </w:r>
      <w:proofErr w:type="gramEnd"/>
      <w:r w:rsidRPr="00121E9F">
        <w:t>{Director Name}}</w:t>
      </w:r>
    </w:p>
    <w:p w14:paraId="79BCCC27" w14:textId="77777777" w:rsidR="00D8649B" w:rsidRPr="00121E9F" w:rsidRDefault="00D8649B" w:rsidP="00D8649B">
      <w:r w:rsidRPr="00121E9F">
        <w:t>______________________________          ______________________________</w:t>
      </w:r>
    </w:p>
    <w:p w14:paraId="5AF0F352" w14:textId="77777777" w:rsidR="00D8649B" w:rsidRPr="00121E9F" w:rsidRDefault="00D8649B" w:rsidP="00D8649B">
      <w:r w:rsidRPr="00121E9F">
        <w:t>{{Director Name</w:t>
      </w:r>
      <w:proofErr w:type="gramStart"/>
      <w:r w:rsidRPr="00121E9F">
        <w:t xml:space="preserve">}}   </w:t>
      </w:r>
      <w:proofErr w:type="gramEnd"/>
      <w:r w:rsidRPr="00121E9F">
        <w:t xml:space="preserve">                           </w:t>
      </w:r>
      <w:proofErr w:type="gramStart"/>
      <w:r w:rsidRPr="00121E9F">
        <w:t xml:space="preserve">   {</w:t>
      </w:r>
      <w:proofErr w:type="gramEnd"/>
      <w:r w:rsidRPr="00121E9F">
        <w:t>{Director Name}}</w:t>
      </w:r>
    </w:p>
    <w:p w14:paraId="68B37411" w14:textId="77777777" w:rsidR="00D8649B" w:rsidRPr="00121E9F" w:rsidRDefault="00D8649B" w:rsidP="00D8649B">
      <w:pPr>
        <w:rPr>
          <w:sz w:val="40"/>
          <w:szCs w:val="40"/>
        </w:rPr>
      </w:pPr>
      <w:r w:rsidRPr="00121E9F">
        <w:br w:type="page"/>
      </w:r>
    </w:p>
    <w:p w14:paraId="4778A3DD" w14:textId="1548F7B4" w:rsidR="00D8649B" w:rsidRPr="00121E9F" w:rsidRDefault="00D8649B" w:rsidP="00D8649B">
      <w:pPr>
        <w:pStyle w:val="Heading1"/>
      </w:pPr>
      <w:bookmarkStart w:id="141" w:name="_Toc208034377"/>
      <w:r w:rsidRPr="00121E9F">
        <w:lastRenderedPageBreak/>
        <w:t xml:space="preserve">UNANIMOUS WRITTEN RESOLUTIONS OF THE SHAREHOLDERS OF </w:t>
      </w:r>
      <w:del w:id="142" w:author="Legal - Robert Onley" w:date="2025-09-06T19:07:00Z" w16du:dateUtc="2025-09-06T23:07:00Z">
        <w:r w:rsidRPr="00121E9F" w:rsidDel="00AC53EA">
          <w:delText>Signifi Capital Inc.</w:delText>
        </w:r>
      </w:del>
      <w:bookmarkEnd w:id="141"/>
      <w:ins w:id="143" w:author="Legal - Robert Onley" w:date="2025-09-06T19:07:00Z" w16du:dateUtc="2025-09-06T23:07:00Z">
        <w:r w:rsidR="00AC53EA">
          <w:t>{{</w:t>
        </w:r>
        <w:proofErr w:type="spellStart"/>
        <w:r w:rsidR="00AC53EA">
          <w:t>CompanyName</w:t>
        </w:r>
        <w:proofErr w:type="spellEnd"/>
        <w:r w:rsidR="00AC53EA">
          <w:t>}}</w:t>
        </w:r>
      </w:ins>
    </w:p>
    <w:p w14:paraId="7A334081" w14:textId="77777777" w:rsidR="00D8649B" w:rsidRPr="00121E9F" w:rsidRDefault="00D8649B" w:rsidP="00D8649B">
      <w:r w:rsidRPr="00121E9F">
        <w:t xml:space="preserve">The undersigned, being all the shareholders of the </w:t>
      </w:r>
      <w:bookmarkStart w:id="144" w:name="_sbdt_8ce69ae754505762_149"/>
      <w:r w:rsidRPr="00121E9F">
        <w:t>Corporation</w:t>
      </w:r>
      <w:bookmarkEnd w:id="144"/>
      <w:r w:rsidRPr="00121E9F">
        <w:t xml:space="preserve"> entitled to vote, hereby consent in writing to the following resolutions as of {{</w:t>
      </w:r>
      <w:bookmarkStart w:id="145" w:name="_sbdt_7ef5f25d9fcf7c46_348"/>
      <w:r w:rsidRPr="00121E9F">
        <w:t>Date</w:t>
      </w:r>
      <w:bookmarkEnd w:id="145"/>
      <w:r w:rsidRPr="00121E9F">
        <w:t>}}:</w:t>
      </w:r>
    </w:p>
    <w:p w14:paraId="1B3E924C" w14:textId="77777777" w:rsidR="00D8649B" w:rsidRPr="00121E9F" w:rsidRDefault="00D8649B" w:rsidP="00D8649B">
      <w:r w:rsidRPr="00121E9F">
        <w:t xml:space="preserve">Resolution No. 1 – Election of Directors: RESOLVED THAT the following individuals are elected as directors of the </w:t>
      </w:r>
      <w:bookmarkStart w:id="146" w:name="_sbdt_8ce69ae754505762_150"/>
      <w:r w:rsidRPr="00121E9F">
        <w:t>Corporation</w:t>
      </w:r>
      <w:bookmarkEnd w:id="146"/>
      <w:r w:rsidRPr="00121E9F">
        <w:t>, to hold office until their successors are duly elected or appointed: {{</w:t>
      </w:r>
      <w:bookmarkStart w:id="147" w:name="_sbdt_0b6ce377ebfc1ff7_115"/>
      <w:r w:rsidRPr="00121E9F">
        <w:t>Director Names</w:t>
      </w:r>
      <w:bookmarkEnd w:id="147"/>
      <w:r w:rsidRPr="00121E9F">
        <w:t>}}.</w:t>
      </w:r>
    </w:p>
    <w:p w14:paraId="4A7F23A2" w14:textId="77777777" w:rsidR="00D8649B" w:rsidRPr="00121E9F" w:rsidRDefault="00D8649B" w:rsidP="00D8649B">
      <w:r w:rsidRPr="00121E9F">
        <w:t xml:space="preserve">Resolution No. 2 – Confirmation of </w:t>
      </w:r>
      <w:bookmarkStart w:id="148" w:name="_sbdt_4534ae3f6cb8390f_1_323"/>
      <w:r w:rsidRPr="00121E9F">
        <w:t>By-law</w:t>
      </w:r>
      <w:bookmarkEnd w:id="148"/>
      <w:r w:rsidRPr="00121E9F">
        <w:t xml:space="preserve">: RESOLVED THAT </w:t>
      </w:r>
      <w:bookmarkStart w:id="149" w:name="_sbdt_bc5fdf6116630d53_34"/>
      <w:r w:rsidRPr="00121E9F">
        <w:t>General By-law No. 1</w:t>
      </w:r>
      <w:bookmarkEnd w:id="149"/>
      <w:r w:rsidRPr="00121E9F">
        <w:t xml:space="preserve"> of the </w:t>
      </w:r>
      <w:bookmarkStart w:id="150" w:name="_sbdt_8ce69ae754505762_151"/>
      <w:r w:rsidRPr="00121E9F">
        <w:t>Corporation</w:t>
      </w:r>
      <w:bookmarkEnd w:id="150"/>
      <w:r w:rsidRPr="00121E9F">
        <w:t xml:space="preserve"> be and is hereby confirmed.</w:t>
      </w:r>
    </w:p>
    <w:p w14:paraId="0A86D645" w14:textId="77777777" w:rsidR="00D8649B" w:rsidRPr="00121E9F" w:rsidRDefault="00D8649B" w:rsidP="00D8649B">
      <w:r w:rsidRPr="00121E9F">
        <w:t xml:space="preserve">Resolution No. 3 – Public Accountant: RESOLVED THAT the appointment of a public accountant for the current financial year is hereby dispensed with by unanimous resolution of all shareholders entitled to vote, in accordance with the </w:t>
      </w:r>
      <w:bookmarkStart w:id="151" w:name="_sbdt_5cd0a2b7b0807d2a_373"/>
      <w:r w:rsidRPr="00121E9F">
        <w:t>Act</w:t>
      </w:r>
      <w:bookmarkEnd w:id="151"/>
      <w:r w:rsidRPr="00121E9F">
        <w:t>.</w:t>
      </w:r>
    </w:p>
    <w:p w14:paraId="71D6D56D" w14:textId="77777777" w:rsidR="00D8649B" w:rsidRPr="00121E9F" w:rsidRDefault="00D8649B" w:rsidP="00D8649B">
      <w:r w:rsidRPr="00121E9F">
        <w:t xml:space="preserve">Resolution No. 4 – </w:t>
      </w:r>
      <w:bookmarkStart w:id="152" w:name="_sbdt_c5882b90577db7f4_39"/>
      <w:r w:rsidRPr="00121E9F">
        <w:t>Number of Directors</w:t>
      </w:r>
      <w:bookmarkEnd w:id="152"/>
      <w:r w:rsidRPr="00121E9F">
        <w:t xml:space="preserve">: RESOLVED THAT the number of directors of the </w:t>
      </w:r>
      <w:bookmarkStart w:id="153" w:name="_sbdt_8ce69ae754505762_152"/>
      <w:r w:rsidRPr="00121E9F">
        <w:t>Corporation</w:t>
      </w:r>
      <w:bookmarkEnd w:id="153"/>
      <w:r w:rsidRPr="00121E9F">
        <w:t xml:space="preserve"> is fixed at {{</w:t>
      </w:r>
      <w:bookmarkStart w:id="154" w:name="_sbdt_c5882b90577db7f4_40"/>
      <w:r w:rsidRPr="00121E9F">
        <w:t>Number of Directors</w:t>
      </w:r>
      <w:bookmarkEnd w:id="154"/>
      <w:r w:rsidRPr="00121E9F">
        <w:t xml:space="preserve">}} until changed in accordance with the </w:t>
      </w:r>
      <w:bookmarkStart w:id="155" w:name="_sbdt_0b4fed4fd618b08e_305"/>
      <w:r w:rsidRPr="00121E9F">
        <w:t>Articles</w:t>
      </w:r>
      <w:bookmarkEnd w:id="155"/>
      <w:r w:rsidRPr="00121E9F">
        <w:t xml:space="preserve"> and the </w:t>
      </w:r>
      <w:bookmarkStart w:id="156" w:name="_sbdt_5cd0a2b7b0807d2a_374"/>
      <w:r w:rsidRPr="00121E9F">
        <w:t>Act</w:t>
      </w:r>
      <w:bookmarkEnd w:id="156"/>
      <w:r w:rsidRPr="00121E9F">
        <w:t>.</w:t>
      </w:r>
    </w:p>
    <w:p w14:paraId="59C6B7EC" w14:textId="77777777" w:rsidR="00D8649B" w:rsidRPr="00121E9F" w:rsidRDefault="00D8649B" w:rsidP="00D8649B">
      <w:r w:rsidRPr="00121E9F">
        <w:t xml:space="preserve">Resolution No. 5 – Ratification: RESOLVED THAT all acts, contracts, proceedings, appointments and elections made or taken by the incorporator and the </w:t>
      </w:r>
      <w:bookmarkStart w:id="157" w:name="_sbdt_e6d100fe28657c64_44"/>
      <w:r w:rsidRPr="00121E9F">
        <w:t>Board of Directors</w:t>
      </w:r>
      <w:bookmarkEnd w:id="157"/>
      <w:r w:rsidRPr="00121E9F">
        <w:t xml:space="preserve"> to date are approved, ratified and confirmed.</w:t>
      </w:r>
    </w:p>
    <w:p w14:paraId="378AC635" w14:textId="77777777" w:rsidR="00D8649B" w:rsidRPr="00121E9F" w:rsidRDefault="00D8649B" w:rsidP="00D8649B">
      <w:r w:rsidRPr="00121E9F">
        <w:t>These resolutions may be executed in counterparts and by electronic signature and delivery, each of which shall be deemed an original and all of which together shall constitute one and the same instrument.</w:t>
      </w:r>
    </w:p>
    <w:p w14:paraId="61E2A130" w14:textId="77777777" w:rsidR="00D8649B" w:rsidRPr="00121E9F" w:rsidRDefault="00D8649B" w:rsidP="00D8649B">
      <w:r w:rsidRPr="00121E9F">
        <w:t>DATED: {{</w:t>
      </w:r>
      <w:bookmarkStart w:id="158" w:name="_sbdt_7ef5f25d9fcf7c46_349"/>
      <w:r w:rsidRPr="00121E9F">
        <w:t>Date</w:t>
      </w:r>
      <w:bookmarkEnd w:id="158"/>
      <w:r w:rsidRPr="00121E9F">
        <w:t>}}</w:t>
      </w:r>
    </w:p>
    <w:p w14:paraId="4E4EA8A5" w14:textId="77777777" w:rsidR="00D8649B" w:rsidRPr="00121E9F" w:rsidRDefault="00D8649B" w:rsidP="00D8649B">
      <w:r w:rsidRPr="00121E9F">
        <w:t>______________________________          ______________________________</w:t>
      </w:r>
    </w:p>
    <w:p w14:paraId="3AA8A599" w14:textId="77777777" w:rsidR="00D8649B" w:rsidRPr="00121E9F" w:rsidRDefault="00D8649B" w:rsidP="00D8649B">
      <w:r w:rsidRPr="00121E9F">
        <w:t>{{</w:t>
      </w:r>
      <w:bookmarkStart w:id="159" w:name="_sbdt_4c66f54b684a99a1_1_102"/>
      <w:r w:rsidRPr="00121E9F">
        <w:t>Shareholder Name</w:t>
      </w:r>
      <w:bookmarkEnd w:id="159"/>
      <w:proofErr w:type="gramStart"/>
      <w:r w:rsidRPr="00121E9F">
        <w:t xml:space="preserve">}}   </w:t>
      </w:r>
      <w:proofErr w:type="gramEnd"/>
      <w:r w:rsidRPr="00121E9F">
        <w:t xml:space="preserve">                     </w:t>
      </w:r>
      <w:proofErr w:type="gramStart"/>
      <w:r w:rsidRPr="00121E9F">
        <w:t xml:space="preserve">   {</w:t>
      </w:r>
      <w:proofErr w:type="gramEnd"/>
      <w:r w:rsidRPr="00121E9F">
        <w:t>{</w:t>
      </w:r>
      <w:bookmarkStart w:id="160" w:name="_sbdt_4c66f54b684a99a1_1_103"/>
      <w:r w:rsidRPr="00121E9F">
        <w:t>Shareholder Name</w:t>
      </w:r>
      <w:bookmarkEnd w:id="160"/>
      <w:r w:rsidRPr="00121E9F">
        <w:t>}}</w:t>
      </w:r>
    </w:p>
    <w:p w14:paraId="72E5A862" w14:textId="77777777" w:rsidR="00D8649B" w:rsidRPr="00121E9F" w:rsidRDefault="00D8649B" w:rsidP="00D8649B">
      <w:r w:rsidRPr="00121E9F">
        <w:t>______________________________          ______________________________</w:t>
      </w:r>
    </w:p>
    <w:p w14:paraId="6F79B494" w14:textId="77777777" w:rsidR="00D8649B" w:rsidRPr="00121E9F" w:rsidRDefault="00D8649B" w:rsidP="00D8649B">
      <w:r w:rsidRPr="00121E9F">
        <w:t>{{</w:t>
      </w:r>
      <w:bookmarkStart w:id="161" w:name="_sbdt_4c66f54b684a99a1_1_104"/>
      <w:r w:rsidRPr="00121E9F">
        <w:t>Shareholder Name</w:t>
      </w:r>
      <w:bookmarkEnd w:id="161"/>
      <w:proofErr w:type="gramStart"/>
      <w:r w:rsidRPr="00121E9F">
        <w:t xml:space="preserve">}}   </w:t>
      </w:r>
      <w:proofErr w:type="gramEnd"/>
      <w:r w:rsidRPr="00121E9F">
        <w:t xml:space="preserve">                     </w:t>
      </w:r>
      <w:proofErr w:type="gramStart"/>
      <w:r w:rsidRPr="00121E9F">
        <w:t xml:space="preserve">   {</w:t>
      </w:r>
      <w:proofErr w:type="gramEnd"/>
      <w:r w:rsidRPr="00121E9F">
        <w:t>{</w:t>
      </w:r>
      <w:bookmarkStart w:id="162" w:name="_sbdt_4c66f54b684a99a1_1_105"/>
      <w:r w:rsidRPr="00121E9F">
        <w:t>Shareholder Name</w:t>
      </w:r>
      <w:bookmarkEnd w:id="162"/>
      <w:r w:rsidRPr="00121E9F">
        <w:t>}}</w:t>
      </w:r>
    </w:p>
    <w:p w14:paraId="2B119112" w14:textId="77777777" w:rsidR="00D8649B" w:rsidRPr="00121E9F" w:rsidRDefault="00D8649B" w:rsidP="00D8649B">
      <w:pPr>
        <w:jc w:val="center"/>
        <w:rPr>
          <w:b/>
          <w:sz w:val="32"/>
          <w:szCs w:val="32"/>
        </w:rPr>
      </w:pPr>
    </w:p>
    <w:p w14:paraId="5BF72A64" w14:textId="77777777" w:rsidR="00D8649B" w:rsidRPr="00121E9F" w:rsidRDefault="00D8649B" w:rsidP="00D8649B">
      <w:pPr>
        <w:jc w:val="center"/>
        <w:rPr>
          <w:b/>
          <w:sz w:val="32"/>
          <w:szCs w:val="32"/>
        </w:rPr>
      </w:pPr>
    </w:p>
    <w:p w14:paraId="2DF5F9C0" w14:textId="77777777" w:rsidR="00D8649B" w:rsidRPr="00121E9F" w:rsidRDefault="00D8649B">
      <w:pPr>
        <w:jc w:val="both"/>
        <w:rPr>
          <w:sz w:val="24"/>
          <w:szCs w:val="24"/>
        </w:rPr>
      </w:pPr>
    </w:p>
    <w:p w14:paraId="29D27841" w14:textId="72CCFAC8" w:rsidR="00493CD5" w:rsidRPr="00121E9F" w:rsidRDefault="00520C42">
      <w:pPr>
        <w:jc w:val="both"/>
        <w:rPr>
          <w:sz w:val="24"/>
          <w:szCs w:val="24"/>
        </w:rPr>
      </w:pPr>
      <w:r w:rsidRPr="00121E9F">
        <w:br w:type="page"/>
      </w:r>
    </w:p>
    <w:p w14:paraId="29D27842" w14:textId="3C049672" w:rsidR="00493CD5" w:rsidRPr="00121E9F" w:rsidRDefault="00520C42" w:rsidP="0079565D">
      <w:pPr>
        <w:pStyle w:val="Heading1"/>
      </w:pPr>
      <w:bookmarkStart w:id="163" w:name="_Toc208034378"/>
      <w:r w:rsidRPr="00121E9F">
        <w:lastRenderedPageBreak/>
        <w:t>FIRST SHAREHOLDERS’ RESOLUTIONS OF</w:t>
      </w:r>
      <w:bookmarkEnd w:id="163"/>
    </w:p>
    <w:p w14:paraId="29D27843" w14:textId="2B536B64" w:rsidR="00493CD5" w:rsidRPr="00121E9F" w:rsidRDefault="002628AE">
      <w:pPr>
        <w:jc w:val="center"/>
        <w:rPr>
          <w:b/>
          <w:sz w:val="28"/>
          <w:szCs w:val="28"/>
        </w:rPr>
      </w:pPr>
      <w:del w:id="164" w:author="Legal - Robert Onley" w:date="2025-09-06T19:07:00Z" w16du:dateUtc="2025-09-06T23:07:00Z">
        <w:r w:rsidRPr="00121E9F" w:rsidDel="00AC53EA">
          <w:rPr>
            <w:b/>
            <w:sz w:val="32"/>
            <w:szCs w:val="32"/>
          </w:rPr>
          <w:delText>Signifi Capital Inc.</w:delText>
        </w:r>
      </w:del>
      <w:ins w:id="165" w:author="Legal - Robert Onley" w:date="2025-09-06T19:07:00Z" w16du:dateUtc="2025-09-06T23:07:00Z">
        <w:r w:rsidR="00AC53EA">
          <w:rPr>
            <w:b/>
            <w:sz w:val="32"/>
            <w:szCs w:val="32"/>
          </w:rPr>
          <w:t>{{</w:t>
        </w:r>
        <w:proofErr w:type="spellStart"/>
        <w:r w:rsidR="00AC53EA">
          <w:rPr>
            <w:b/>
            <w:sz w:val="32"/>
            <w:szCs w:val="32"/>
          </w:rPr>
          <w:t>CompanyName</w:t>
        </w:r>
        <w:proofErr w:type="spellEnd"/>
        <w:r w:rsidR="00AC53EA">
          <w:rPr>
            <w:b/>
            <w:sz w:val="32"/>
            <w:szCs w:val="32"/>
          </w:rPr>
          <w:t>}}</w:t>
        </w:r>
      </w:ins>
    </w:p>
    <w:p w14:paraId="29D27844" w14:textId="77777777" w:rsidR="00493CD5" w:rsidRPr="00121E9F" w:rsidRDefault="00493CD5">
      <w:pPr>
        <w:jc w:val="center"/>
        <w:rPr>
          <w:b/>
          <w:sz w:val="28"/>
          <w:szCs w:val="28"/>
        </w:rPr>
      </w:pPr>
    </w:p>
    <w:p w14:paraId="29D27847" w14:textId="3A4B9B3E" w:rsidR="00493CD5" w:rsidRPr="00121E9F" w:rsidRDefault="00520C42">
      <w:pPr>
        <w:jc w:val="both"/>
        <w:rPr>
          <w:sz w:val="24"/>
          <w:szCs w:val="24"/>
        </w:rPr>
      </w:pPr>
      <w:r w:rsidRPr="00121E9F">
        <w:rPr>
          <w:sz w:val="24"/>
          <w:szCs w:val="24"/>
        </w:rPr>
        <w:t xml:space="preserve">The undersigned, being all the shareholders of </w:t>
      </w:r>
      <w:del w:id="166" w:author="Legal - Robert Onley" w:date="2025-09-06T19:07:00Z" w16du:dateUtc="2025-09-06T23:07:00Z">
        <w:r w:rsidR="002628AE" w:rsidRPr="00121E9F" w:rsidDel="00AC53EA">
          <w:rPr>
            <w:sz w:val="24"/>
            <w:szCs w:val="24"/>
          </w:rPr>
          <w:delText>Signifi Capital Inc.</w:delText>
        </w:r>
      </w:del>
      <w:ins w:id="167" w:author="Legal - Robert Onley" w:date="2025-09-06T19:07:00Z" w16du:dateUtc="2025-09-06T23:07:00Z">
        <w:r w:rsidR="00AC53EA">
          <w:rPr>
            <w:sz w:val="24"/>
            <w:szCs w:val="24"/>
          </w:rPr>
          <w:t>{{</w:t>
        </w:r>
        <w:proofErr w:type="spellStart"/>
        <w:r w:rsidR="00AC53EA">
          <w:rPr>
            <w:sz w:val="24"/>
            <w:szCs w:val="24"/>
          </w:rPr>
          <w:t>CompanyName</w:t>
        </w:r>
        <w:proofErr w:type="spellEnd"/>
        <w:r w:rsidR="00AC53EA">
          <w:rPr>
            <w:sz w:val="24"/>
            <w:szCs w:val="24"/>
          </w:rPr>
          <w:t>}}</w:t>
        </w:r>
      </w:ins>
      <w:r w:rsidRPr="00121E9F">
        <w:rPr>
          <w:sz w:val="24"/>
          <w:szCs w:val="24"/>
        </w:rPr>
        <w:t>, hereby consent in writing to the following resolutions as of {{</w:t>
      </w:r>
      <w:bookmarkStart w:id="168" w:name="_sbdt_7ef5f25d9fcf7c46_353"/>
      <w:r w:rsidRPr="00121E9F">
        <w:rPr>
          <w:sz w:val="24"/>
          <w:szCs w:val="24"/>
        </w:rPr>
        <w:t>Date</w:t>
      </w:r>
      <w:bookmarkEnd w:id="168"/>
      <w:r w:rsidRPr="00121E9F">
        <w:rPr>
          <w:sz w:val="24"/>
          <w:szCs w:val="24"/>
        </w:rPr>
        <w:t>}}:</w:t>
      </w:r>
    </w:p>
    <w:p w14:paraId="29D27848" w14:textId="77777777" w:rsidR="00493CD5" w:rsidRPr="00121E9F" w:rsidRDefault="00493CD5">
      <w:pPr>
        <w:jc w:val="both"/>
        <w:rPr>
          <w:sz w:val="24"/>
          <w:szCs w:val="24"/>
        </w:rPr>
      </w:pPr>
    </w:p>
    <w:p w14:paraId="29D27849" w14:textId="0D7BDB37" w:rsidR="00493CD5" w:rsidRPr="00121E9F" w:rsidRDefault="00520C42">
      <w:pPr>
        <w:jc w:val="both"/>
        <w:rPr>
          <w:sz w:val="24"/>
          <w:szCs w:val="24"/>
        </w:rPr>
      </w:pPr>
      <w:r w:rsidRPr="00121E9F">
        <w:rPr>
          <w:sz w:val="24"/>
          <w:szCs w:val="24"/>
        </w:rPr>
        <w:t xml:space="preserve">Election of Directors; Confirmation of </w:t>
      </w:r>
      <w:bookmarkStart w:id="169" w:name="_sbdt_4534ae3f6cb8390f_1_324"/>
      <w:proofErr w:type="gramStart"/>
      <w:r w:rsidRPr="00121E9F">
        <w:rPr>
          <w:sz w:val="24"/>
          <w:szCs w:val="24"/>
        </w:rPr>
        <w:t>By</w:t>
      </w:r>
      <w:proofErr w:type="gramEnd"/>
      <w:r w:rsidRPr="00121E9F">
        <w:rPr>
          <w:sz w:val="24"/>
          <w:szCs w:val="24"/>
        </w:rPr>
        <w:noBreakHyphen/>
        <w:t>law</w:t>
      </w:r>
      <w:bookmarkEnd w:id="169"/>
      <w:r w:rsidRPr="00121E9F">
        <w:rPr>
          <w:sz w:val="24"/>
          <w:szCs w:val="24"/>
        </w:rPr>
        <w:t xml:space="preserve">; Waiver of Public Accountant; </w:t>
      </w:r>
      <w:bookmarkStart w:id="170" w:name="_sbdt_c5882b90577db7f4_41"/>
      <w:r w:rsidRPr="00121E9F">
        <w:rPr>
          <w:sz w:val="24"/>
          <w:szCs w:val="24"/>
        </w:rPr>
        <w:t>Number of Directors</w:t>
      </w:r>
      <w:bookmarkEnd w:id="170"/>
    </w:p>
    <w:p w14:paraId="29D2784A" w14:textId="77777777" w:rsidR="00493CD5" w:rsidRPr="00121E9F" w:rsidRDefault="00493CD5">
      <w:pPr>
        <w:jc w:val="both"/>
        <w:rPr>
          <w:sz w:val="24"/>
          <w:szCs w:val="24"/>
        </w:rPr>
      </w:pPr>
    </w:p>
    <w:p w14:paraId="29D2784B" w14:textId="77777777" w:rsidR="00493CD5" w:rsidRPr="00121E9F" w:rsidRDefault="00520C42">
      <w:pPr>
        <w:jc w:val="both"/>
        <w:rPr>
          <w:sz w:val="24"/>
          <w:szCs w:val="24"/>
        </w:rPr>
      </w:pPr>
      <w:r w:rsidRPr="00121E9F">
        <w:rPr>
          <w:sz w:val="24"/>
          <w:szCs w:val="24"/>
        </w:rPr>
        <w:t>Resolved that:</w:t>
      </w:r>
    </w:p>
    <w:p w14:paraId="29D2784C" w14:textId="77777777" w:rsidR="00493CD5" w:rsidRPr="00121E9F" w:rsidRDefault="00493CD5">
      <w:pPr>
        <w:jc w:val="both"/>
        <w:rPr>
          <w:sz w:val="24"/>
          <w:szCs w:val="24"/>
        </w:rPr>
      </w:pPr>
    </w:p>
    <w:p w14:paraId="29D2784D" w14:textId="2127FBD7" w:rsidR="00493CD5" w:rsidRPr="00121E9F" w:rsidRDefault="00520C42">
      <w:pPr>
        <w:jc w:val="both"/>
        <w:rPr>
          <w:sz w:val="24"/>
          <w:szCs w:val="24"/>
        </w:rPr>
      </w:pPr>
      <w:r w:rsidRPr="00121E9F">
        <w:rPr>
          <w:sz w:val="24"/>
          <w:szCs w:val="24"/>
        </w:rPr>
        <w:t xml:space="preserve">1. The following individuals are elected as directors of the </w:t>
      </w:r>
      <w:bookmarkStart w:id="171" w:name="_sbdt_8ce69ae754505762_165"/>
      <w:r w:rsidRPr="00121E9F">
        <w:rPr>
          <w:sz w:val="24"/>
          <w:szCs w:val="24"/>
        </w:rPr>
        <w:t>Corporation</w:t>
      </w:r>
      <w:bookmarkEnd w:id="171"/>
      <w:r w:rsidRPr="00121E9F">
        <w:rPr>
          <w:sz w:val="24"/>
          <w:szCs w:val="24"/>
        </w:rPr>
        <w:t xml:space="preserve"> to hold office until their successors are elected or appointed: {{</w:t>
      </w:r>
      <w:bookmarkStart w:id="172" w:name="_sbdt_0b6ce377ebfc1ff7_117"/>
      <w:r w:rsidRPr="00121E9F">
        <w:rPr>
          <w:sz w:val="24"/>
          <w:szCs w:val="24"/>
        </w:rPr>
        <w:t>Director Names</w:t>
      </w:r>
      <w:bookmarkEnd w:id="172"/>
      <w:r w:rsidRPr="00121E9F">
        <w:rPr>
          <w:sz w:val="24"/>
          <w:szCs w:val="24"/>
        </w:rPr>
        <w:t>}}.</w:t>
      </w:r>
    </w:p>
    <w:p w14:paraId="29D2784E" w14:textId="77777777" w:rsidR="00493CD5" w:rsidRPr="00121E9F" w:rsidRDefault="00493CD5">
      <w:pPr>
        <w:jc w:val="both"/>
        <w:rPr>
          <w:sz w:val="24"/>
          <w:szCs w:val="24"/>
        </w:rPr>
      </w:pPr>
    </w:p>
    <w:p w14:paraId="29D2784F" w14:textId="7A0BF523" w:rsidR="00493CD5" w:rsidRPr="00121E9F" w:rsidRDefault="00520C42">
      <w:pPr>
        <w:jc w:val="both"/>
        <w:rPr>
          <w:sz w:val="24"/>
          <w:szCs w:val="24"/>
        </w:rPr>
      </w:pPr>
      <w:r w:rsidRPr="00121E9F">
        <w:rPr>
          <w:sz w:val="24"/>
          <w:szCs w:val="24"/>
        </w:rPr>
        <w:t xml:space="preserve">2. </w:t>
      </w:r>
      <w:bookmarkStart w:id="173" w:name="_sbdt_bc5fdf6116630d53_35"/>
      <w:r w:rsidRPr="00121E9F">
        <w:rPr>
          <w:sz w:val="24"/>
          <w:szCs w:val="24"/>
        </w:rPr>
        <w:t>General By</w:t>
      </w:r>
      <w:r w:rsidRPr="00121E9F">
        <w:rPr>
          <w:sz w:val="24"/>
          <w:szCs w:val="24"/>
        </w:rPr>
        <w:noBreakHyphen/>
        <w:t>law No. 1</w:t>
      </w:r>
      <w:bookmarkEnd w:id="173"/>
      <w:r w:rsidRPr="00121E9F">
        <w:rPr>
          <w:sz w:val="24"/>
          <w:szCs w:val="24"/>
        </w:rPr>
        <w:t>, in the form presented to the shareholders, is hereby confirmed as a by</w:t>
      </w:r>
      <w:r w:rsidRPr="00121E9F">
        <w:rPr>
          <w:sz w:val="24"/>
          <w:szCs w:val="24"/>
        </w:rPr>
        <w:noBreakHyphen/>
        <w:t xml:space="preserve">law of the </w:t>
      </w:r>
      <w:bookmarkStart w:id="174" w:name="_sbdt_8ce69ae754505762_166"/>
      <w:r w:rsidRPr="00121E9F">
        <w:rPr>
          <w:sz w:val="24"/>
          <w:szCs w:val="24"/>
        </w:rPr>
        <w:t>Corporation</w:t>
      </w:r>
      <w:bookmarkEnd w:id="174"/>
      <w:r w:rsidRPr="00121E9F">
        <w:rPr>
          <w:sz w:val="24"/>
          <w:szCs w:val="24"/>
        </w:rPr>
        <w:t>.</w:t>
      </w:r>
    </w:p>
    <w:p w14:paraId="29D27850" w14:textId="77777777" w:rsidR="00493CD5" w:rsidRPr="00121E9F" w:rsidRDefault="00493CD5">
      <w:pPr>
        <w:jc w:val="both"/>
        <w:rPr>
          <w:sz w:val="24"/>
          <w:szCs w:val="24"/>
        </w:rPr>
      </w:pPr>
    </w:p>
    <w:p w14:paraId="29D27851" w14:textId="506571C3" w:rsidR="00493CD5" w:rsidRPr="00121E9F" w:rsidRDefault="00520C42">
      <w:pPr>
        <w:jc w:val="both"/>
        <w:rPr>
          <w:sz w:val="24"/>
          <w:szCs w:val="24"/>
        </w:rPr>
      </w:pPr>
      <w:r w:rsidRPr="00121E9F">
        <w:rPr>
          <w:sz w:val="24"/>
          <w:szCs w:val="24"/>
        </w:rPr>
        <w:t>3. The appointment of a public accountant for the current financial year is dispensed with by unanimous resolution of all shareholders</w:t>
      </w:r>
      <w:r w:rsidR="006C4909" w:rsidRPr="00121E9F">
        <w:rPr>
          <w:sz w:val="24"/>
          <w:szCs w:val="24"/>
        </w:rPr>
        <w:t>.</w:t>
      </w:r>
    </w:p>
    <w:p w14:paraId="29D27852" w14:textId="77777777" w:rsidR="00493CD5" w:rsidRPr="00121E9F" w:rsidRDefault="00493CD5">
      <w:pPr>
        <w:jc w:val="both"/>
        <w:rPr>
          <w:sz w:val="24"/>
          <w:szCs w:val="24"/>
        </w:rPr>
      </w:pPr>
    </w:p>
    <w:p w14:paraId="29D27853" w14:textId="34EA96FF" w:rsidR="00493CD5" w:rsidRPr="00121E9F" w:rsidRDefault="00520C42">
      <w:pPr>
        <w:jc w:val="both"/>
        <w:rPr>
          <w:sz w:val="24"/>
          <w:szCs w:val="24"/>
        </w:rPr>
      </w:pPr>
      <w:r w:rsidRPr="00121E9F">
        <w:rPr>
          <w:sz w:val="24"/>
          <w:szCs w:val="24"/>
        </w:rPr>
        <w:t xml:space="preserve">4. The number of directors of the </w:t>
      </w:r>
      <w:bookmarkStart w:id="175" w:name="_sbdt_8ce69ae754505762_167"/>
      <w:r w:rsidRPr="00121E9F">
        <w:rPr>
          <w:sz w:val="24"/>
          <w:szCs w:val="24"/>
        </w:rPr>
        <w:t>Corporation</w:t>
      </w:r>
      <w:bookmarkEnd w:id="175"/>
      <w:r w:rsidRPr="00121E9F">
        <w:rPr>
          <w:sz w:val="24"/>
          <w:szCs w:val="24"/>
        </w:rPr>
        <w:t xml:space="preserve"> is fixed at {{</w:t>
      </w:r>
      <w:bookmarkStart w:id="176" w:name="_sbdt_c5882b90577db7f4_42"/>
      <w:r w:rsidRPr="00121E9F">
        <w:rPr>
          <w:sz w:val="24"/>
          <w:szCs w:val="24"/>
        </w:rPr>
        <w:t>Number of Directors</w:t>
      </w:r>
      <w:bookmarkEnd w:id="176"/>
      <w:r w:rsidRPr="00121E9F">
        <w:rPr>
          <w:sz w:val="24"/>
          <w:szCs w:val="24"/>
        </w:rPr>
        <w:t xml:space="preserve">}} until changed in accordance with the </w:t>
      </w:r>
      <w:bookmarkStart w:id="177" w:name="_sbdt_0b4fed4fd618b08e_306"/>
      <w:r w:rsidRPr="00121E9F">
        <w:rPr>
          <w:sz w:val="24"/>
          <w:szCs w:val="24"/>
        </w:rPr>
        <w:t>Articles</w:t>
      </w:r>
      <w:bookmarkEnd w:id="177"/>
      <w:r w:rsidRPr="00121E9F">
        <w:rPr>
          <w:sz w:val="24"/>
          <w:szCs w:val="24"/>
        </w:rPr>
        <w:t xml:space="preserve"> and the </w:t>
      </w:r>
      <w:bookmarkStart w:id="178" w:name="_sbdt_5cd0a2b7b0807d2a_375"/>
      <w:r w:rsidRPr="00121E9F">
        <w:rPr>
          <w:sz w:val="24"/>
          <w:szCs w:val="24"/>
        </w:rPr>
        <w:t>Act</w:t>
      </w:r>
      <w:bookmarkEnd w:id="178"/>
      <w:r w:rsidRPr="00121E9F">
        <w:rPr>
          <w:sz w:val="24"/>
          <w:szCs w:val="24"/>
        </w:rPr>
        <w:t>.</w:t>
      </w:r>
    </w:p>
    <w:p w14:paraId="29D27854" w14:textId="77777777" w:rsidR="00493CD5" w:rsidRPr="00121E9F" w:rsidRDefault="00493CD5">
      <w:pPr>
        <w:jc w:val="both"/>
        <w:rPr>
          <w:sz w:val="24"/>
          <w:szCs w:val="24"/>
        </w:rPr>
      </w:pPr>
    </w:p>
    <w:p w14:paraId="29D27855" w14:textId="77777777" w:rsidR="00493CD5" w:rsidRPr="00121E9F" w:rsidRDefault="00493CD5">
      <w:pPr>
        <w:jc w:val="both"/>
        <w:rPr>
          <w:sz w:val="24"/>
          <w:szCs w:val="24"/>
        </w:rPr>
      </w:pPr>
    </w:p>
    <w:p w14:paraId="29D27856" w14:textId="26AF7B85" w:rsidR="00493CD5" w:rsidRPr="00121E9F" w:rsidRDefault="00520C42">
      <w:pPr>
        <w:jc w:val="both"/>
        <w:rPr>
          <w:sz w:val="24"/>
          <w:szCs w:val="24"/>
        </w:rPr>
      </w:pPr>
      <w:r w:rsidRPr="00121E9F">
        <w:rPr>
          <w:sz w:val="24"/>
          <w:szCs w:val="24"/>
        </w:rPr>
        <w:t>Dated: {{</w:t>
      </w:r>
      <w:bookmarkStart w:id="179" w:name="_sbdt_7ef5f25d9fcf7c46_354"/>
      <w:r w:rsidRPr="00121E9F">
        <w:rPr>
          <w:sz w:val="24"/>
          <w:szCs w:val="24"/>
        </w:rPr>
        <w:t>Date</w:t>
      </w:r>
      <w:bookmarkEnd w:id="179"/>
      <w:r w:rsidRPr="00121E9F">
        <w:rPr>
          <w:sz w:val="24"/>
          <w:szCs w:val="24"/>
        </w:rPr>
        <w:t>}}</w:t>
      </w:r>
    </w:p>
    <w:p w14:paraId="29D27857" w14:textId="77777777" w:rsidR="00493CD5" w:rsidRPr="00121E9F" w:rsidRDefault="00493CD5">
      <w:pPr>
        <w:jc w:val="both"/>
        <w:rPr>
          <w:sz w:val="24"/>
          <w:szCs w:val="24"/>
        </w:rPr>
      </w:pPr>
    </w:p>
    <w:p w14:paraId="29D27858" w14:textId="77777777" w:rsidR="00493CD5" w:rsidRPr="00121E9F" w:rsidRDefault="00493CD5">
      <w:pPr>
        <w:jc w:val="both"/>
        <w:rPr>
          <w:sz w:val="24"/>
          <w:szCs w:val="24"/>
        </w:rPr>
      </w:pPr>
    </w:p>
    <w:p w14:paraId="29D27859" w14:textId="77777777" w:rsidR="00493CD5" w:rsidRPr="00121E9F" w:rsidRDefault="00493CD5">
      <w:pPr>
        <w:jc w:val="both"/>
        <w:rPr>
          <w:sz w:val="24"/>
          <w:szCs w:val="24"/>
        </w:rPr>
      </w:pPr>
    </w:p>
    <w:p w14:paraId="29D2785A" w14:textId="352270B6" w:rsidR="00493CD5" w:rsidRPr="00121E9F" w:rsidRDefault="00520C42">
      <w:pPr>
        <w:jc w:val="both"/>
        <w:rPr>
          <w:sz w:val="24"/>
          <w:szCs w:val="24"/>
        </w:rPr>
      </w:pPr>
      <w:r w:rsidRPr="00121E9F">
        <w:rPr>
          <w:sz w:val="24"/>
          <w:szCs w:val="24"/>
        </w:rPr>
        <w:t xml:space="preserve">Shareholder: </w:t>
      </w:r>
      <w:r w:rsidR="006C4909" w:rsidRPr="00121E9F">
        <w:rPr>
          <w:sz w:val="24"/>
          <w:szCs w:val="24"/>
        </w:rPr>
        <w:t xml:space="preserve">____________________ </w:t>
      </w:r>
      <w:r w:rsidRPr="00121E9F">
        <w:rPr>
          <w:sz w:val="24"/>
          <w:szCs w:val="24"/>
        </w:rPr>
        <w:t>(signature)</w:t>
      </w:r>
    </w:p>
    <w:p w14:paraId="29D2785B" w14:textId="074F980B" w:rsidR="00493CD5" w:rsidRPr="00121E9F" w:rsidRDefault="00493CD5">
      <w:pPr>
        <w:jc w:val="both"/>
        <w:rPr>
          <w:sz w:val="24"/>
          <w:szCs w:val="24"/>
        </w:rPr>
      </w:pPr>
      <w:r w:rsidRPr="00121E9F">
        <w:rPr>
          <w:sz w:val="24"/>
          <w:szCs w:val="24"/>
        </w:rPr>
        <w:t>{{</w:t>
      </w:r>
      <w:bookmarkStart w:id="180" w:name="_sbdt_4c66f54b684a99a1_1_106"/>
      <w:r w:rsidRPr="00121E9F">
        <w:rPr>
          <w:sz w:val="24"/>
          <w:szCs w:val="24"/>
        </w:rPr>
        <w:t>Shareholder Name</w:t>
      </w:r>
      <w:bookmarkEnd w:id="180"/>
      <w:r w:rsidRPr="00121E9F">
        <w:rPr>
          <w:sz w:val="24"/>
          <w:szCs w:val="24"/>
        </w:rPr>
        <w:t>}}</w:t>
      </w:r>
    </w:p>
    <w:p w14:paraId="138883B0" w14:textId="77777777" w:rsidR="006C4909" w:rsidRPr="00121E9F" w:rsidRDefault="006C4909">
      <w:pPr>
        <w:jc w:val="both"/>
        <w:rPr>
          <w:sz w:val="24"/>
          <w:szCs w:val="24"/>
        </w:rPr>
      </w:pPr>
    </w:p>
    <w:p w14:paraId="29D2785C" w14:textId="7B78E8EE" w:rsidR="00493CD5" w:rsidRPr="00121E9F" w:rsidRDefault="00520C42">
      <w:pPr>
        <w:jc w:val="both"/>
        <w:rPr>
          <w:sz w:val="24"/>
          <w:szCs w:val="24"/>
        </w:rPr>
      </w:pPr>
      <w:r w:rsidRPr="00121E9F">
        <w:br w:type="page"/>
      </w:r>
    </w:p>
    <w:p w14:paraId="29D2785D" w14:textId="054AD654" w:rsidR="00493CD5" w:rsidRPr="00121E9F" w:rsidRDefault="00520C42" w:rsidP="007D6CC4">
      <w:pPr>
        <w:pStyle w:val="Heading1"/>
      </w:pPr>
      <w:bookmarkStart w:id="181" w:name="_Toc208034379"/>
      <w:r w:rsidRPr="00121E9F">
        <w:lastRenderedPageBreak/>
        <w:t>REGISTERS AND LEDGERS</w:t>
      </w:r>
      <w:bookmarkEnd w:id="181"/>
    </w:p>
    <w:p w14:paraId="29D2785E" w14:textId="018F710B" w:rsidR="00493CD5" w:rsidRPr="00121E9F" w:rsidRDefault="002628AE" w:rsidP="007D6CC4">
      <w:pPr>
        <w:pStyle w:val="NoSpacing"/>
        <w:jc w:val="center"/>
        <w:rPr>
          <w:b/>
          <w:bCs/>
          <w:sz w:val="28"/>
          <w:szCs w:val="28"/>
        </w:rPr>
      </w:pPr>
      <w:del w:id="182" w:author="Legal - Robert Onley" w:date="2025-09-06T19:07:00Z" w16du:dateUtc="2025-09-06T23:07:00Z">
        <w:r w:rsidRPr="00121E9F" w:rsidDel="00AC53EA">
          <w:rPr>
            <w:b/>
            <w:bCs/>
            <w:sz w:val="32"/>
            <w:szCs w:val="32"/>
          </w:rPr>
          <w:delText>Signifi Capital Inc.</w:delText>
        </w:r>
      </w:del>
      <w:ins w:id="183" w:author="Legal - Robert Onley" w:date="2025-09-06T19:07:00Z" w16du:dateUtc="2025-09-06T23:07:00Z">
        <w:r w:rsidR="00AC53EA">
          <w:rPr>
            <w:b/>
            <w:bCs/>
            <w:sz w:val="32"/>
            <w:szCs w:val="32"/>
          </w:rPr>
          <w:t>{{</w:t>
        </w:r>
        <w:proofErr w:type="spellStart"/>
        <w:r w:rsidR="00AC53EA">
          <w:rPr>
            <w:b/>
            <w:bCs/>
            <w:sz w:val="32"/>
            <w:szCs w:val="32"/>
          </w:rPr>
          <w:t>CompanyName</w:t>
        </w:r>
        <w:proofErr w:type="spellEnd"/>
        <w:r w:rsidR="00AC53EA">
          <w:rPr>
            <w:b/>
            <w:bCs/>
            <w:sz w:val="32"/>
            <w:szCs w:val="32"/>
          </w:rPr>
          <w:t>}}</w:t>
        </w:r>
      </w:ins>
    </w:p>
    <w:p w14:paraId="29D2785F" w14:textId="77777777" w:rsidR="00493CD5" w:rsidRPr="00121E9F" w:rsidRDefault="00493CD5">
      <w:pPr>
        <w:jc w:val="both"/>
        <w:rPr>
          <w:b/>
          <w:sz w:val="24"/>
          <w:szCs w:val="24"/>
        </w:rPr>
      </w:pPr>
    </w:p>
    <w:p w14:paraId="29D27874" w14:textId="77777777" w:rsidR="00493CD5" w:rsidRPr="00121E9F" w:rsidRDefault="00493CD5">
      <w:pPr>
        <w:jc w:val="both"/>
        <w:rPr>
          <w:sz w:val="24"/>
          <w:szCs w:val="24"/>
        </w:rPr>
      </w:pPr>
    </w:p>
    <w:p w14:paraId="29D27875" w14:textId="55F919E2" w:rsidR="00493CD5" w:rsidRPr="00121E9F" w:rsidRDefault="00520C42" w:rsidP="00441EE6">
      <w:pPr>
        <w:jc w:val="center"/>
        <w:rPr>
          <w:sz w:val="24"/>
          <w:szCs w:val="24"/>
        </w:rPr>
      </w:pPr>
      <w:r w:rsidRPr="00121E9F">
        <w:rPr>
          <w:sz w:val="24"/>
          <w:szCs w:val="24"/>
        </w:rPr>
        <w:t xml:space="preserve">Dated: </w:t>
      </w:r>
      <w:r w:rsidR="003A39E3" w:rsidRPr="00121E9F">
        <w:rPr>
          <w:sz w:val="24"/>
          <w:szCs w:val="24"/>
        </w:rPr>
        <w:t>______________________</w:t>
      </w:r>
    </w:p>
    <w:p w14:paraId="29D27876" w14:textId="77777777" w:rsidR="00493CD5" w:rsidRPr="00121E9F" w:rsidRDefault="00493CD5">
      <w:pPr>
        <w:jc w:val="both"/>
        <w:rPr>
          <w:sz w:val="24"/>
          <w:szCs w:val="24"/>
        </w:rPr>
      </w:pPr>
    </w:p>
    <w:p w14:paraId="29D27877" w14:textId="77777777" w:rsidR="00493CD5" w:rsidRPr="00121E9F" w:rsidRDefault="00493CD5">
      <w:pPr>
        <w:jc w:val="both"/>
        <w:rPr>
          <w:sz w:val="24"/>
          <w:szCs w:val="24"/>
        </w:rPr>
      </w:pPr>
    </w:p>
    <w:p w14:paraId="29D27878" w14:textId="77777777" w:rsidR="00493CD5" w:rsidRPr="00121E9F" w:rsidRDefault="00493CD5">
      <w:pPr>
        <w:jc w:val="both"/>
        <w:rPr>
          <w:sz w:val="24"/>
          <w:szCs w:val="24"/>
        </w:rPr>
      </w:pPr>
    </w:p>
    <w:p w14:paraId="29D27879" w14:textId="077241CE" w:rsidR="00493CD5" w:rsidRPr="00121E9F" w:rsidRDefault="00493CD5">
      <w:pPr>
        <w:jc w:val="both"/>
        <w:rPr>
          <w:sz w:val="24"/>
          <w:szCs w:val="24"/>
        </w:rPr>
      </w:pPr>
    </w:p>
    <w:p w14:paraId="343341F0" w14:textId="2D756171" w:rsidR="003A39E3" w:rsidRPr="00121E9F" w:rsidRDefault="003A39E3">
      <w:pPr>
        <w:jc w:val="both"/>
        <w:rPr>
          <w:sz w:val="24"/>
          <w:szCs w:val="24"/>
        </w:rPr>
      </w:pPr>
    </w:p>
    <w:p w14:paraId="29D2787B" w14:textId="77777777" w:rsidR="00493CD5" w:rsidRPr="00121E9F" w:rsidRDefault="00493CD5">
      <w:pPr>
        <w:jc w:val="both"/>
        <w:rPr>
          <w:sz w:val="24"/>
          <w:szCs w:val="24"/>
        </w:rPr>
      </w:pPr>
    </w:p>
    <w:p w14:paraId="29D2787C" w14:textId="77777777" w:rsidR="00493CD5" w:rsidRPr="00121E9F" w:rsidRDefault="00520C42">
      <w:pPr>
        <w:rPr>
          <w:b/>
          <w:sz w:val="32"/>
          <w:szCs w:val="32"/>
        </w:rPr>
      </w:pPr>
      <w:r w:rsidRPr="00121E9F">
        <w:br w:type="page"/>
      </w:r>
    </w:p>
    <w:p w14:paraId="29D2787D" w14:textId="76F06C77" w:rsidR="00493CD5" w:rsidRPr="00121E9F" w:rsidRDefault="002628AE">
      <w:pPr>
        <w:jc w:val="center"/>
        <w:rPr>
          <w:b/>
          <w:sz w:val="28"/>
          <w:szCs w:val="28"/>
        </w:rPr>
      </w:pPr>
      <w:del w:id="184" w:author="Legal - Robert Onley" w:date="2025-09-06T19:07:00Z" w16du:dateUtc="2025-09-06T23:07:00Z">
        <w:r w:rsidRPr="00121E9F" w:rsidDel="00AC53EA">
          <w:rPr>
            <w:b/>
            <w:sz w:val="32"/>
            <w:szCs w:val="32"/>
          </w:rPr>
          <w:lastRenderedPageBreak/>
          <w:delText>Signifi Capital Inc.</w:delText>
        </w:r>
      </w:del>
      <w:ins w:id="185" w:author="Legal - Robert Onley" w:date="2025-09-06T19:07:00Z" w16du:dateUtc="2025-09-06T23:07:00Z">
        <w:r w:rsidR="00AC53EA">
          <w:rPr>
            <w:b/>
            <w:sz w:val="32"/>
            <w:szCs w:val="32"/>
          </w:rPr>
          <w:t>{{</w:t>
        </w:r>
        <w:proofErr w:type="spellStart"/>
        <w:r w:rsidR="00AC53EA">
          <w:rPr>
            <w:b/>
            <w:sz w:val="32"/>
            <w:szCs w:val="32"/>
          </w:rPr>
          <w:t>CompanyName</w:t>
        </w:r>
        <w:proofErr w:type="spellEnd"/>
        <w:r w:rsidR="00AC53EA">
          <w:rPr>
            <w:b/>
            <w:sz w:val="32"/>
            <w:szCs w:val="32"/>
          </w:rPr>
          <w:t>}}</w:t>
        </w:r>
      </w:ins>
    </w:p>
    <w:p w14:paraId="29D2787E" w14:textId="77777777" w:rsidR="00493CD5" w:rsidRPr="00121E9F" w:rsidRDefault="00520C42" w:rsidP="007D6CC4">
      <w:pPr>
        <w:pStyle w:val="Heading1"/>
        <w:rPr>
          <w:sz w:val="36"/>
          <w:szCs w:val="36"/>
        </w:rPr>
      </w:pPr>
      <w:bookmarkStart w:id="186" w:name="_Toc208034380"/>
      <w:r w:rsidRPr="00121E9F">
        <w:t>REGISTER OF DIRECTORS</w:t>
      </w:r>
      <w:bookmarkEnd w:id="186"/>
    </w:p>
    <w:p w14:paraId="29D2787F" w14:textId="77777777" w:rsidR="00493CD5" w:rsidRPr="00121E9F" w:rsidRDefault="00493CD5">
      <w:pPr>
        <w:jc w:val="center"/>
        <w:rPr>
          <w:b/>
          <w:sz w:val="20"/>
          <w:szCs w:val="20"/>
        </w:rPr>
      </w:pPr>
    </w:p>
    <w:p w14:paraId="29D27880" w14:textId="77777777" w:rsidR="00493CD5" w:rsidRPr="00121E9F" w:rsidRDefault="00493CD5">
      <w:pPr>
        <w:jc w:val="both"/>
        <w:rPr>
          <w:b/>
          <w:sz w:val="24"/>
          <w:szCs w:val="24"/>
        </w:rPr>
      </w:pPr>
    </w:p>
    <w:p w14:paraId="29D27881" w14:textId="3034EC04" w:rsidR="00493CD5" w:rsidRPr="00121E9F" w:rsidRDefault="00520C42">
      <w:pPr>
        <w:jc w:val="both"/>
        <w:rPr>
          <w:sz w:val="24"/>
          <w:szCs w:val="24"/>
        </w:rPr>
      </w:pPr>
      <w:r w:rsidRPr="00121E9F">
        <w:rPr>
          <w:sz w:val="24"/>
          <w:szCs w:val="24"/>
        </w:rPr>
        <w:t>The following persons were appointed Director(s) on {{</w:t>
      </w:r>
      <w:bookmarkStart w:id="187" w:name="_sbdt_6c22fc8d3fce26b5_38"/>
      <w:r w:rsidRPr="00121E9F">
        <w:rPr>
          <w:sz w:val="24"/>
          <w:szCs w:val="24"/>
        </w:rPr>
        <w:t>Date</w:t>
      </w:r>
      <w:bookmarkEnd w:id="187"/>
      <w:r w:rsidRPr="00121E9F">
        <w:rPr>
          <w:sz w:val="24"/>
          <w:szCs w:val="24"/>
        </w:rPr>
        <w:t>}}</w:t>
      </w:r>
    </w:p>
    <w:p w14:paraId="29D27882" w14:textId="77777777" w:rsidR="00493CD5" w:rsidRPr="00121E9F" w:rsidRDefault="00493CD5">
      <w:pPr>
        <w:jc w:val="both"/>
        <w:rPr>
          <w:sz w:val="24"/>
          <w:szCs w:val="24"/>
        </w:rPr>
      </w:pPr>
    </w:p>
    <w:tbl>
      <w:tblPr>
        <w:tblStyle w:val="afffffffffffffffffffffffffff8"/>
        <w:tblW w:w="9357"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Layout w:type="fixed"/>
        <w:tblLook w:val="0600" w:firstRow="0" w:lastRow="0" w:firstColumn="0" w:lastColumn="0" w:noHBand="1" w:noVBand="1"/>
      </w:tblPr>
      <w:tblGrid>
        <w:gridCol w:w="2445"/>
        <w:gridCol w:w="3891"/>
        <w:gridCol w:w="1446"/>
        <w:gridCol w:w="1575"/>
      </w:tblGrid>
      <w:tr w:rsidR="00493CD5" w:rsidRPr="00121E9F" w14:paraId="29D2788F" w14:textId="77777777">
        <w:trPr>
          <w:trHeight w:val="700"/>
        </w:trPr>
        <w:tc>
          <w:tcPr>
            <w:tcW w:w="2445" w:type="dxa"/>
            <w:tcMar>
              <w:top w:w="100" w:type="dxa"/>
              <w:left w:w="100" w:type="dxa"/>
              <w:bottom w:w="100" w:type="dxa"/>
              <w:right w:w="100" w:type="dxa"/>
            </w:tcMar>
          </w:tcPr>
          <w:p w14:paraId="29D27883" w14:textId="77777777" w:rsidR="00493CD5" w:rsidRPr="00121E9F" w:rsidRDefault="00520C42">
            <w:pPr>
              <w:jc w:val="center"/>
              <w:rPr>
                <w:b/>
                <w:sz w:val="16"/>
                <w:szCs w:val="16"/>
              </w:rPr>
            </w:pPr>
            <w:r w:rsidRPr="00121E9F">
              <w:rPr>
                <w:b/>
                <w:sz w:val="16"/>
                <w:szCs w:val="16"/>
              </w:rPr>
              <w:tab/>
            </w:r>
            <w:r w:rsidRPr="00121E9F">
              <w:rPr>
                <w:b/>
                <w:sz w:val="16"/>
                <w:szCs w:val="16"/>
              </w:rPr>
              <w:tab/>
            </w:r>
            <w:r w:rsidRPr="00121E9F">
              <w:rPr>
                <w:b/>
                <w:sz w:val="16"/>
                <w:szCs w:val="16"/>
              </w:rPr>
              <w:tab/>
            </w:r>
          </w:p>
          <w:p w14:paraId="29D27884" w14:textId="77777777" w:rsidR="00493CD5" w:rsidRPr="00121E9F" w:rsidRDefault="00520C42">
            <w:pPr>
              <w:jc w:val="center"/>
              <w:rPr>
                <w:b/>
                <w:sz w:val="16"/>
                <w:szCs w:val="16"/>
              </w:rPr>
            </w:pPr>
            <w:r w:rsidRPr="00121E9F">
              <w:rPr>
                <w:b/>
                <w:sz w:val="16"/>
                <w:szCs w:val="16"/>
              </w:rPr>
              <w:t>Name of Director</w:t>
            </w:r>
            <w:r w:rsidRPr="00121E9F">
              <w:rPr>
                <w:b/>
                <w:sz w:val="16"/>
                <w:szCs w:val="16"/>
              </w:rPr>
              <w:tab/>
            </w:r>
          </w:p>
          <w:p w14:paraId="29D27885" w14:textId="77777777" w:rsidR="00493CD5" w:rsidRPr="00121E9F" w:rsidRDefault="00520C42">
            <w:pPr>
              <w:jc w:val="center"/>
              <w:rPr>
                <w:b/>
                <w:sz w:val="16"/>
                <w:szCs w:val="16"/>
              </w:rPr>
            </w:pPr>
            <w:r w:rsidRPr="00121E9F">
              <w:rPr>
                <w:b/>
                <w:sz w:val="16"/>
                <w:szCs w:val="16"/>
              </w:rPr>
              <w:t>(Last, First, Second)</w:t>
            </w:r>
          </w:p>
          <w:p w14:paraId="29D27886" w14:textId="77777777" w:rsidR="00493CD5" w:rsidRPr="00121E9F" w:rsidRDefault="00520C42">
            <w:pPr>
              <w:jc w:val="center"/>
              <w:rPr>
                <w:b/>
                <w:sz w:val="16"/>
                <w:szCs w:val="16"/>
              </w:rPr>
            </w:pPr>
            <w:r w:rsidRPr="00121E9F">
              <w:rPr>
                <w:b/>
                <w:sz w:val="16"/>
                <w:szCs w:val="16"/>
              </w:rPr>
              <w:tab/>
            </w:r>
            <w:r w:rsidRPr="00121E9F">
              <w:rPr>
                <w:b/>
                <w:sz w:val="16"/>
                <w:szCs w:val="16"/>
              </w:rPr>
              <w:tab/>
            </w:r>
          </w:p>
        </w:tc>
        <w:tc>
          <w:tcPr>
            <w:tcW w:w="3891" w:type="dxa"/>
            <w:tcMar>
              <w:top w:w="100" w:type="dxa"/>
              <w:left w:w="100" w:type="dxa"/>
              <w:bottom w:w="100" w:type="dxa"/>
              <w:right w:w="100" w:type="dxa"/>
            </w:tcMar>
          </w:tcPr>
          <w:p w14:paraId="29D27887" w14:textId="77777777" w:rsidR="00493CD5" w:rsidRPr="00121E9F" w:rsidRDefault="00520C42">
            <w:pPr>
              <w:widowControl w:val="0"/>
              <w:jc w:val="center"/>
              <w:rPr>
                <w:b/>
                <w:sz w:val="16"/>
                <w:szCs w:val="16"/>
              </w:rPr>
            </w:pPr>
            <w:r w:rsidRPr="00121E9F">
              <w:rPr>
                <w:b/>
                <w:sz w:val="16"/>
                <w:szCs w:val="16"/>
              </w:rPr>
              <w:tab/>
            </w:r>
            <w:r w:rsidRPr="00121E9F">
              <w:rPr>
                <w:b/>
                <w:sz w:val="16"/>
                <w:szCs w:val="16"/>
              </w:rPr>
              <w:tab/>
            </w:r>
            <w:r w:rsidRPr="00121E9F">
              <w:rPr>
                <w:b/>
                <w:sz w:val="16"/>
                <w:szCs w:val="16"/>
              </w:rPr>
              <w:tab/>
            </w:r>
          </w:p>
          <w:p w14:paraId="29D27888" w14:textId="77777777" w:rsidR="00493CD5" w:rsidRPr="00121E9F" w:rsidRDefault="00520C42">
            <w:pPr>
              <w:jc w:val="center"/>
              <w:rPr>
                <w:b/>
                <w:sz w:val="16"/>
                <w:szCs w:val="16"/>
              </w:rPr>
            </w:pPr>
            <w:r w:rsidRPr="00121E9F">
              <w:rPr>
                <w:b/>
                <w:sz w:val="16"/>
                <w:szCs w:val="16"/>
              </w:rPr>
              <w:t xml:space="preserve">Resident </w:t>
            </w:r>
            <w:r w:rsidRPr="00121E9F">
              <w:rPr>
                <w:b/>
                <w:sz w:val="16"/>
                <w:szCs w:val="16"/>
              </w:rPr>
              <w:tab/>
              <w:t>Address</w:t>
            </w:r>
          </w:p>
          <w:p w14:paraId="29D27889" w14:textId="77777777" w:rsidR="00493CD5" w:rsidRPr="00121E9F" w:rsidRDefault="00520C42">
            <w:pPr>
              <w:jc w:val="center"/>
              <w:rPr>
                <w:b/>
                <w:sz w:val="16"/>
                <w:szCs w:val="16"/>
              </w:rPr>
            </w:pPr>
            <w:r w:rsidRPr="00121E9F">
              <w:rPr>
                <w:b/>
                <w:sz w:val="16"/>
                <w:szCs w:val="16"/>
              </w:rPr>
              <w:tab/>
            </w:r>
            <w:r w:rsidRPr="00121E9F">
              <w:rPr>
                <w:b/>
                <w:sz w:val="16"/>
                <w:szCs w:val="16"/>
              </w:rPr>
              <w:tab/>
            </w:r>
          </w:p>
        </w:tc>
        <w:tc>
          <w:tcPr>
            <w:tcW w:w="1446" w:type="dxa"/>
            <w:tcMar>
              <w:top w:w="100" w:type="dxa"/>
              <w:left w:w="100" w:type="dxa"/>
              <w:bottom w:w="100" w:type="dxa"/>
              <w:right w:w="100" w:type="dxa"/>
            </w:tcMar>
          </w:tcPr>
          <w:p w14:paraId="29D2788A" w14:textId="77777777" w:rsidR="00493CD5" w:rsidRPr="00121E9F" w:rsidRDefault="00520C42">
            <w:pPr>
              <w:widowControl w:val="0"/>
              <w:jc w:val="center"/>
              <w:rPr>
                <w:b/>
                <w:sz w:val="16"/>
                <w:szCs w:val="16"/>
              </w:rPr>
            </w:pPr>
            <w:r w:rsidRPr="00121E9F">
              <w:rPr>
                <w:b/>
                <w:sz w:val="16"/>
                <w:szCs w:val="16"/>
              </w:rPr>
              <w:tab/>
            </w:r>
          </w:p>
          <w:p w14:paraId="29D2788B" w14:textId="77777777" w:rsidR="00493CD5" w:rsidRPr="00121E9F" w:rsidRDefault="00520C42">
            <w:pPr>
              <w:widowControl w:val="0"/>
              <w:jc w:val="center"/>
              <w:rPr>
                <w:b/>
                <w:sz w:val="16"/>
                <w:szCs w:val="16"/>
              </w:rPr>
            </w:pPr>
            <w:bookmarkStart w:id="188" w:name="_sbdt_2776aea687d789c1_13"/>
            <w:r w:rsidRPr="00121E9F">
              <w:rPr>
                <w:b/>
                <w:sz w:val="16"/>
                <w:szCs w:val="16"/>
              </w:rPr>
              <w:t>Date Appointed or Elected</w:t>
            </w:r>
            <w:bookmarkEnd w:id="188"/>
          </w:p>
        </w:tc>
        <w:tc>
          <w:tcPr>
            <w:tcW w:w="1575" w:type="dxa"/>
            <w:tcMar>
              <w:top w:w="100" w:type="dxa"/>
              <w:left w:w="100" w:type="dxa"/>
              <w:bottom w:w="100" w:type="dxa"/>
              <w:right w:w="100" w:type="dxa"/>
            </w:tcMar>
          </w:tcPr>
          <w:p w14:paraId="29D2788C" w14:textId="77777777" w:rsidR="00493CD5" w:rsidRPr="00121E9F" w:rsidRDefault="00520C42">
            <w:pPr>
              <w:widowControl w:val="0"/>
              <w:jc w:val="center"/>
              <w:rPr>
                <w:b/>
                <w:sz w:val="16"/>
                <w:szCs w:val="16"/>
              </w:rPr>
            </w:pPr>
            <w:r w:rsidRPr="00121E9F">
              <w:rPr>
                <w:b/>
                <w:sz w:val="16"/>
                <w:szCs w:val="16"/>
              </w:rPr>
              <w:tab/>
            </w:r>
            <w:r w:rsidRPr="00121E9F">
              <w:rPr>
                <w:b/>
                <w:sz w:val="16"/>
                <w:szCs w:val="16"/>
              </w:rPr>
              <w:tab/>
            </w:r>
          </w:p>
          <w:p w14:paraId="29D2788D" w14:textId="77777777" w:rsidR="00493CD5" w:rsidRPr="00121E9F" w:rsidRDefault="00520C42">
            <w:pPr>
              <w:widowControl w:val="0"/>
              <w:jc w:val="center"/>
              <w:rPr>
                <w:b/>
                <w:sz w:val="16"/>
                <w:szCs w:val="16"/>
              </w:rPr>
            </w:pPr>
            <w:bookmarkStart w:id="189" w:name="_sbdt_7ef5f25d9fcf7c46_355"/>
            <w:r w:rsidRPr="00121E9F">
              <w:rPr>
                <w:b/>
                <w:sz w:val="16"/>
                <w:szCs w:val="16"/>
              </w:rPr>
              <w:t>Date</w:t>
            </w:r>
            <w:bookmarkEnd w:id="189"/>
            <w:r w:rsidRPr="00121E9F">
              <w:rPr>
                <w:b/>
                <w:sz w:val="16"/>
                <w:szCs w:val="16"/>
              </w:rPr>
              <w:t xml:space="preserve"> Cease</w:t>
            </w:r>
          </w:p>
          <w:p w14:paraId="29D2788E" w14:textId="77777777" w:rsidR="00493CD5" w:rsidRPr="00121E9F" w:rsidRDefault="00493CD5">
            <w:pPr>
              <w:jc w:val="center"/>
              <w:rPr>
                <w:b/>
                <w:sz w:val="16"/>
                <w:szCs w:val="16"/>
              </w:rPr>
            </w:pPr>
          </w:p>
        </w:tc>
      </w:tr>
      <w:tr w:rsidR="00493CD5" w:rsidRPr="00121E9F" w14:paraId="29D27897" w14:textId="77777777">
        <w:trPr>
          <w:trHeight w:val="975"/>
        </w:trPr>
        <w:tc>
          <w:tcPr>
            <w:tcW w:w="2445" w:type="dxa"/>
            <w:tcMar>
              <w:top w:w="100" w:type="dxa"/>
              <w:left w:w="100" w:type="dxa"/>
              <w:bottom w:w="100" w:type="dxa"/>
              <w:right w:w="100" w:type="dxa"/>
            </w:tcMar>
          </w:tcPr>
          <w:p w14:paraId="29D27890" w14:textId="77777777" w:rsidR="00493CD5" w:rsidRPr="00121E9F" w:rsidRDefault="00493CD5">
            <w:pPr>
              <w:jc w:val="center"/>
              <w:rPr>
                <w:sz w:val="20"/>
                <w:szCs w:val="20"/>
                <w:highlight w:val="white"/>
              </w:rPr>
            </w:pPr>
          </w:p>
          <w:p w14:paraId="29D27891" w14:textId="1840206E" w:rsidR="00493CD5" w:rsidRPr="00121E9F" w:rsidRDefault="00441EE6">
            <w:pPr>
              <w:jc w:val="center"/>
              <w:rPr>
                <w:sz w:val="20"/>
                <w:szCs w:val="20"/>
              </w:rPr>
            </w:pPr>
            <w:r>
              <w:rPr>
                <w:sz w:val="20"/>
                <w:szCs w:val="20"/>
              </w:rPr>
              <w:t>Shamira Jaffer</w:t>
            </w:r>
          </w:p>
        </w:tc>
        <w:tc>
          <w:tcPr>
            <w:tcW w:w="3891" w:type="dxa"/>
            <w:tcMar>
              <w:top w:w="100" w:type="dxa"/>
              <w:left w:w="100" w:type="dxa"/>
              <w:bottom w:w="100" w:type="dxa"/>
              <w:right w:w="100" w:type="dxa"/>
            </w:tcMar>
          </w:tcPr>
          <w:p w14:paraId="29D27892" w14:textId="77777777" w:rsidR="00493CD5" w:rsidRPr="00121E9F" w:rsidRDefault="00493CD5">
            <w:pPr>
              <w:jc w:val="center"/>
              <w:rPr>
                <w:sz w:val="20"/>
                <w:szCs w:val="20"/>
                <w:highlight w:val="white"/>
              </w:rPr>
            </w:pPr>
          </w:p>
          <w:p w14:paraId="29D27893" w14:textId="1FF9700C" w:rsidR="00493CD5" w:rsidRPr="00121E9F" w:rsidRDefault="00493CD5">
            <w:pPr>
              <w:jc w:val="center"/>
              <w:rPr>
                <w:sz w:val="20"/>
                <w:szCs w:val="20"/>
              </w:rPr>
            </w:pPr>
          </w:p>
        </w:tc>
        <w:tc>
          <w:tcPr>
            <w:tcW w:w="1446" w:type="dxa"/>
            <w:tcMar>
              <w:top w:w="100" w:type="dxa"/>
              <w:left w:w="100" w:type="dxa"/>
              <w:bottom w:w="100" w:type="dxa"/>
              <w:right w:w="100" w:type="dxa"/>
            </w:tcMar>
          </w:tcPr>
          <w:p w14:paraId="29D27894" w14:textId="77777777" w:rsidR="00493CD5" w:rsidRPr="00121E9F" w:rsidRDefault="00493CD5">
            <w:pPr>
              <w:jc w:val="center"/>
              <w:rPr>
                <w:sz w:val="20"/>
                <w:szCs w:val="20"/>
                <w:highlight w:val="white"/>
              </w:rPr>
            </w:pPr>
          </w:p>
          <w:p w14:paraId="29D27895" w14:textId="3F4C481D" w:rsidR="00493CD5" w:rsidRPr="00121E9F" w:rsidRDefault="00493CD5">
            <w:pPr>
              <w:jc w:val="center"/>
              <w:rPr>
                <w:sz w:val="20"/>
                <w:szCs w:val="20"/>
              </w:rPr>
            </w:pPr>
          </w:p>
        </w:tc>
        <w:tc>
          <w:tcPr>
            <w:tcW w:w="1575" w:type="dxa"/>
            <w:tcMar>
              <w:top w:w="100" w:type="dxa"/>
              <w:left w:w="100" w:type="dxa"/>
              <w:bottom w:w="100" w:type="dxa"/>
              <w:right w:w="100" w:type="dxa"/>
            </w:tcMar>
          </w:tcPr>
          <w:p w14:paraId="29D27896" w14:textId="77777777" w:rsidR="00493CD5" w:rsidRPr="00121E9F" w:rsidRDefault="00493CD5">
            <w:pPr>
              <w:widowControl w:val="0"/>
              <w:rPr>
                <w:sz w:val="24"/>
                <w:szCs w:val="24"/>
              </w:rPr>
            </w:pPr>
          </w:p>
        </w:tc>
      </w:tr>
    </w:tbl>
    <w:p w14:paraId="29D278A0" w14:textId="77777777" w:rsidR="00493CD5" w:rsidRPr="00121E9F" w:rsidRDefault="00493CD5">
      <w:pPr>
        <w:jc w:val="center"/>
        <w:rPr>
          <w:sz w:val="19"/>
          <w:szCs w:val="19"/>
        </w:rPr>
      </w:pPr>
    </w:p>
    <w:p w14:paraId="29D278A1" w14:textId="77777777" w:rsidR="00493CD5" w:rsidRPr="00121E9F" w:rsidRDefault="00493CD5">
      <w:pPr>
        <w:jc w:val="center"/>
        <w:rPr>
          <w:sz w:val="19"/>
          <w:szCs w:val="19"/>
        </w:rPr>
      </w:pPr>
    </w:p>
    <w:p w14:paraId="29D278A2" w14:textId="77777777" w:rsidR="00493CD5" w:rsidRPr="00121E9F" w:rsidRDefault="00493CD5">
      <w:pPr>
        <w:jc w:val="center"/>
        <w:rPr>
          <w:sz w:val="19"/>
          <w:szCs w:val="19"/>
        </w:rPr>
      </w:pPr>
    </w:p>
    <w:p w14:paraId="29D278A3" w14:textId="77777777" w:rsidR="00493CD5" w:rsidRPr="00121E9F" w:rsidRDefault="00493CD5">
      <w:pPr>
        <w:jc w:val="center"/>
        <w:rPr>
          <w:sz w:val="19"/>
          <w:szCs w:val="19"/>
        </w:rPr>
      </w:pPr>
    </w:p>
    <w:p w14:paraId="29D278A4" w14:textId="77777777" w:rsidR="00493CD5" w:rsidRPr="00121E9F" w:rsidRDefault="00493CD5">
      <w:pPr>
        <w:jc w:val="center"/>
        <w:rPr>
          <w:sz w:val="19"/>
          <w:szCs w:val="19"/>
        </w:rPr>
      </w:pPr>
    </w:p>
    <w:p w14:paraId="29D278A5" w14:textId="77777777" w:rsidR="00493CD5" w:rsidRPr="00121E9F" w:rsidRDefault="00493CD5">
      <w:pPr>
        <w:jc w:val="center"/>
        <w:rPr>
          <w:sz w:val="19"/>
          <w:szCs w:val="19"/>
        </w:rPr>
      </w:pPr>
    </w:p>
    <w:p w14:paraId="29D278A6" w14:textId="77777777" w:rsidR="00493CD5" w:rsidRPr="00121E9F" w:rsidRDefault="00493CD5">
      <w:pPr>
        <w:jc w:val="center"/>
        <w:rPr>
          <w:sz w:val="19"/>
          <w:szCs w:val="19"/>
        </w:rPr>
      </w:pPr>
    </w:p>
    <w:p w14:paraId="29D278A7" w14:textId="77777777" w:rsidR="00493CD5" w:rsidRPr="00121E9F" w:rsidRDefault="00493CD5">
      <w:pPr>
        <w:jc w:val="center"/>
        <w:rPr>
          <w:sz w:val="19"/>
          <w:szCs w:val="19"/>
        </w:rPr>
      </w:pPr>
    </w:p>
    <w:p w14:paraId="29D278A8" w14:textId="77777777" w:rsidR="00493CD5" w:rsidRPr="00121E9F" w:rsidRDefault="00493CD5">
      <w:pPr>
        <w:jc w:val="center"/>
        <w:rPr>
          <w:sz w:val="19"/>
          <w:szCs w:val="19"/>
        </w:rPr>
      </w:pPr>
    </w:p>
    <w:p w14:paraId="29D278A9" w14:textId="77777777" w:rsidR="00493CD5" w:rsidRPr="00121E9F" w:rsidRDefault="00493CD5">
      <w:pPr>
        <w:jc w:val="center"/>
        <w:rPr>
          <w:sz w:val="19"/>
          <w:szCs w:val="19"/>
        </w:rPr>
      </w:pPr>
    </w:p>
    <w:p w14:paraId="29D278AA" w14:textId="77777777" w:rsidR="00493CD5" w:rsidRPr="00121E9F" w:rsidRDefault="00493CD5">
      <w:pPr>
        <w:jc w:val="center"/>
        <w:rPr>
          <w:sz w:val="19"/>
          <w:szCs w:val="19"/>
        </w:rPr>
      </w:pPr>
    </w:p>
    <w:p w14:paraId="29D278AB" w14:textId="77777777" w:rsidR="00493CD5" w:rsidRPr="00121E9F" w:rsidRDefault="00493CD5">
      <w:pPr>
        <w:jc w:val="center"/>
        <w:rPr>
          <w:sz w:val="19"/>
          <w:szCs w:val="19"/>
        </w:rPr>
      </w:pPr>
    </w:p>
    <w:p w14:paraId="29D278AC" w14:textId="77777777" w:rsidR="00493CD5" w:rsidRPr="00121E9F" w:rsidRDefault="00493CD5">
      <w:pPr>
        <w:jc w:val="center"/>
        <w:rPr>
          <w:sz w:val="19"/>
          <w:szCs w:val="19"/>
        </w:rPr>
      </w:pPr>
    </w:p>
    <w:p w14:paraId="29D278AD" w14:textId="77777777" w:rsidR="00493CD5" w:rsidRPr="00121E9F" w:rsidRDefault="00493CD5">
      <w:pPr>
        <w:jc w:val="center"/>
        <w:rPr>
          <w:sz w:val="19"/>
          <w:szCs w:val="19"/>
        </w:rPr>
      </w:pPr>
    </w:p>
    <w:p w14:paraId="29D278AE" w14:textId="77777777" w:rsidR="00493CD5" w:rsidRPr="00121E9F" w:rsidRDefault="00493CD5">
      <w:pPr>
        <w:jc w:val="center"/>
        <w:rPr>
          <w:sz w:val="19"/>
          <w:szCs w:val="19"/>
        </w:rPr>
      </w:pPr>
    </w:p>
    <w:p w14:paraId="29D278AF" w14:textId="77777777" w:rsidR="00493CD5" w:rsidRPr="00121E9F" w:rsidRDefault="00493CD5">
      <w:pPr>
        <w:jc w:val="center"/>
        <w:rPr>
          <w:sz w:val="19"/>
          <w:szCs w:val="19"/>
        </w:rPr>
      </w:pPr>
    </w:p>
    <w:p w14:paraId="29D278B0" w14:textId="77777777" w:rsidR="00493CD5" w:rsidRPr="00121E9F" w:rsidRDefault="00493CD5">
      <w:pPr>
        <w:jc w:val="center"/>
        <w:rPr>
          <w:sz w:val="19"/>
          <w:szCs w:val="19"/>
        </w:rPr>
      </w:pPr>
    </w:p>
    <w:p w14:paraId="29D278B1" w14:textId="77777777" w:rsidR="00493CD5" w:rsidRPr="00121E9F" w:rsidRDefault="00493CD5">
      <w:pPr>
        <w:jc w:val="center"/>
        <w:rPr>
          <w:sz w:val="19"/>
          <w:szCs w:val="19"/>
        </w:rPr>
      </w:pPr>
    </w:p>
    <w:p w14:paraId="29D278B2" w14:textId="77777777" w:rsidR="00493CD5" w:rsidRPr="00121E9F" w:rsidRDefault="00493CD5">
      <w:pPr>
        <w:jc w:val="center"/>
        <w:rPr>
          <w:sz w:val="19"/>
          <w:szCs w:val="19"/>
        </w:rPr>
      </w:pPr>
    </w:p>
    <w:p w14:paraId="29D278B3" w14:textId="77777777" w:rsidR="00493CD5" w:rsidRPr="00121E9F" w:rsidRDefault="00493CD5">
      <w:pPr>
        <w:jc w:val="center"/>
        <w:rPr>
          <w:sz w:val="19"/>
          <w:szCs w:val="19"/>
        </w:rPr>
      </w:pPr>
    </w:p>
    <w:p w14:paraId="29D278B4" w14:textId="77777777" w:rsidR="00493CD5" w:rsidRPr="00121E9F" w:rsidRDefault="00493CD5">
      <w:pPr>
        <w:jc w:val="center"/>
        <w:rPr>
          <w:sz w:val="19"/>
          <w:szCs w:val="19"/>
        </w:rPr>
      </w:pPr>
    </w:p>
    <w:p w14:paraId="29D278B5" w14:textId="77777777" w:rsidR="00493CD5" w:rsidRPr="00121E9F" w:rsidRDefault="00493CD5">
      <w:pPr>
        <w:jc w:val="center"/>
        <w:rPr>
          <w:sz w:val="19"/>
          <w:szCs w:val="19"/>
        </w:rPr>
      </w:pPr>
    </w:p>
    <w:p w14:paraId="29D278B6" w14:textId="77777777" w:rsidR="00493CD5" w:rsidRPr="00121E9F" w:rsidRDefault="00493CD5">
      <w:pPr>
        <w:jc w:val="center"/>
        <w:rPr>
          <w:sz w:val="19"/>
          <w:szCs w:val="19"/>
        </w:rPr>
      </w:pPr>
    </w:p>
    <w:p w14:paraId="29D278B7" w14:textId="77777777" w:rsidR="00493CD5" w:rsidRPr="00121E9F" w:rsidRDefault="00493CD5">
      <w:pPr>
        <w:jc w:val="center"/>
        <w:rPr>
          <w:sz w:val="19"/>
          <w:szCs w:val="19"/>
        </w:rPr>
      </w:pPr>
    </w:p>
    <w:p w14:paraId="29D278B8" w14:textId="77777777" w:rsidR="00493CD5" w:rsidRPr="00121E9F" w:rsidRDefault="00493CD5">
      <w:pPr>
        <w:jc w:val="center"/>
        <w:rPr>
          <w:sz w:val="19"/>
          <w:szCs w:val="19"/>
        </w:rPr>
      </w:pPr>
    </w:p>
    <w:p w14:paraId="29D278B9" w14:textId="77777777" w:rsidR="00493CD5" w:rsidRPr="00121E9F" w:rsidRDefault="00493CD5">
      <w:pPr>
        <w:jc w:val="center"/>
        <w:rPr>
          <w:sz w:val="19"/>
          <w:szCs w:val="19"/>
        </w:rPr>
      </w:pPr>
    </w:p>
    <w:p w14:paraId="29D278BA" w14:textId="77777777" w:rsidR="00493CD5" w:rsidRPr="00121E9F" w:rsidRDefault="00493CD5">
      <w:pPr>
        <w:jc w:val="center"/>
        <w:rPr>
          <w:sz w:val="19"/>
          <w:szCs w:val="19"/>
        </w:rPr>
      </w:pPr>
    </w:p>
    <w:p w14:paraId="29D278BB" w14:textId="4910BA9B" w:rsidR="00493CD5" w:rsidRPr="00121E9F" w:rsidRDefault="00493CD5">
      <w:pPr>
        <w:jc w:val="center"/>
        <w:rPr>
          <w:sz w:val="19"/>
          <w:szCs w:val="19"/>
        </w:rPr>
      </w:pPr>
    </w:p>
    <w:p w14:paraId="21D398AA" w14:textId="77777777" w:rsidR="007869F8" w:rsidRPr="00121E9F" w:rsidRDefault="007869F8">
      <w:pPr>
        <w:jc w:val="center"/>
        <w:rPr>
          <w:sz w:val="19"/>
          <w:szCs w:val="19"/>
        </w:rPr>
      </w:pPr>
    </w:p>
    <w:p w14:paraId="29D278BC" w14:textId="77777777" w:rsidR="00493CD5" w:rsidRPr="00121E9F" w:rsidRDefault="00493CD5">
      <w:pPr>
        <w:jc w:val="center"/>
        <w:rPr>
          <w:sz w:val="19"/>
          <w:szCs w:val="19"/>
        </w:rPr>
      </w:pPr>
    </w:p>
    <w:p w14:paraId="29D278BD" w14:textId="77777777" w:rsidR="00493CD5" w:rsidRPr="00121E9F" w:rsidRDefault="00493CD5">
      <w:pPr>
        <w:jc w:val="center"/>
        <w:rPr>
          <w:sz w:val="19"/>
          <w:szCs w:val="19"/>
        </w:rPr>
      </w:pPr>
    </w:p>
    <w:p w14:paraId="29D278C1" w14:textId="007DF74A" w:rsidR="00493CD5" w:rsidRPr="00121E9F" w:rsidRDefault="002628AE">
      <w:pPr>
        <w:jc w:val="center"/>
        <w:rPr>
          <w:b/>
          <w:sz w:val="28"/>
          <w:szCs w:val="28"/>
        </w:rPr>
      </w:pPr>
      <w:del w:id="190" w:author="Legal - Robert Onley" w:date="2025-09-06T19:07:00Z" w16du:dateUtc="2025-09-06T23:07:00Z">
        <w:r w:rsidRPr="00121E9F" w:rsidDel="00AC53EA">
          <w:rPr>
            <w:b/>
            <w:sz w:val="32"/>
            <w:szCs w:val="32"/>
          </w:rPr>
          <w:lastRenderedPageBreak/>
          <w:delText>Signifi Capital Inc.</w:delText>
        </w:r>
      </w:del>
      <w:ins w:id="191" w:author="Legal - Robert Onley" w:date="2025-09-06T19:07:00Z" w16du:dateUtc="2025-09-06T23:07:00Z">
        <w:r w:rsidR="00AC53EA">
          <w:rPr>
            <w:b/>
            <w:sz w:val="32"/>
            <w:szCs w:val="32"/>
          </w:rPr>
          <w:t>{{</w:t>
        </w:r>
        <w:proofErr w:type="spellStart"/>
        <w:r w:rsidR="00AC53EA">
          <w:rPr>
            <w:b/>
            <w:sz w:val="32"/>
            <w:szCs w:val="32"/>
          </w:rPr>
          <w:t>CompanyName</w:t>
        </w:r>
        <w:proofErr w:type="spellEnd"/>
        <w:r w:rsidR="00AC53EA">
          <w:rPr>
            <w:b/>
            <w:sz w:val="32"/>
            <w:szCs w:val="32"/>
          </w:rPr>
          <w:t>}}</w:t>
        </w:r>
      </w:ins>
    </w:p>
    <w:p w14:paraId="29D278C2" w14:textId="77777777" w:rsidR="00493CD5" w:rsidRPr="00121E9F" w:rsidRDefault="00520C42" w:rsidP="007D6CC4">
      <w:pPr>
        <w:pStyle w:val="Heading1"/>
      </w:pPr>
      <w:bookmarkStart w:id="192" w:name="_Toc208034381"/>
      <w:r w:rsidRPr="00121E9F">
        <w:t>RESIGNATION OF DIRECTOR</w:t>
      </w:r>
      <w:bookmarkEnd w:id="192"/>
    </w:p>
    <w:p w14:paraId="29D278C3" w14:textId="77777777" w:rsidR="00493CD5" w:rsidRPr="00121E9F" w:rsidRDefault="00493CD5">
      <w:pPr>
        <w:jc w:val="both"/>
        <w:rPr>
          <w:b/>
          <w:sz w:val="24"/>
          <w:szCs w:val="24"/>
        </w:rPr>
      </w:pPr>
    </w:p>
    <w:p w14:paraId="29D278C4" w14:textId="77777777" w:rsidR="00493CD5" w:rsidRPr="00121E9F" w:rsidRDefault="00493CD5">
      <w:pPr>
        <w:jc w:val="both"/>
        <w:rPr>
          <w:b/>
          <w:sz w:val="24"/>
          <w:szCs w:val="24"/>
        </w:rPr>
      </w:pPr>
    </w:p>
    <w:p w14:paraId="29D278C5" w14:textId="7B8479AB" w:rsidR="00493CD5" w:rsidRPr="00121E9F" w:rsidRDefault="00520C42">
      <w:pPr>
        <w:jc w:val="both"/>
        <w:rPr>
          <w:sz w:val="24"/>
          <w:szCs w:val="24"/>
        </w:rPr>
      </w:pPr>
      <w:r w:rsidRPr="00121E9F">
        <w:rPr>
          <w:sz w:val="24"/>
          <w:szCs w:val="24"/>
        </w:rPr>
        <w:t xml:space="preserve">I, ____________________________________, do hereby resign as Director of </w:t>
      </w:r>
      <w:del w:id="193" w:author="Legal - Robert Onley" w:date="2025-09-06T19:07:00Z" w16du:dateUtc="2025-09-06T23:07:00Z">
        <w:r w:rsidR="002628AE" w:rsidRPr="00121E9F" w:rsidDel="00AC53EA">
          <w:rPr>
            <w:sz w:val="24"/>
            <w:szCs w:val="24"/>
          </w:rPr>
          <w:delText>Signifi Capital Inc.</w:delText>
        </w:r>
      </w:del>
      <w:ins w:id="194" w:author="Legal - Robert Onley" w:date="2025-09-06T19:07:00Z" w16du:dateUtc="2025-09-06T23:07:00Z">
        <w:r w:rsidR="00AC53EA">
          <w:rPr>
            <w:sz w:val="24"/>
            <w:szCs w:val="24"/>
          </w:rPr>
          <w:t>{{</w:t>
        </w:r>
        <w:proofErr w:type="spellStart"/>
        <w:r w:rsidR="00AC53EA">
          <w:rPr>
            <w:sz w:val="24"/>
            <w:szCs w:val="24"/>
          </w:rPr>
          <w:t>CompanyName</w:t>
        </w:r>
        <w:proofErr w:type="spellEnd"/>
        <w:r w:rsidR="00AC53EA">
          <w:rPr>
            <w:sz w:val="24"/>
            <w:szCs w:val="24"/>
          </w:rPr>
          <w:t>}}</w:t>
        </w:r>
      </w:ins>
      <w:r w:rsidRPr="00121E9F">
        <w:rPr>
          <w:sz w:val="24"/>
          <w:szCs w:val="24"/>
        </w:rPr>
        <w:t xml:space="preserve">, a corporation existing under the </w:t>
      </w:r>
      <w:bookmarkStart w:id="195" w:name="_sbdt_1d9d901c066dbad2"/>
      <w:r w:rsidRPr="00121E9F">
        <w:rPr>
          <w:sz w:val="24"/>
          <w:szCs w:val="24"/>
        </w:rPr>
        <w:t>Canada Business Corporations Act</w:t>
      </w:r>
      <w:bookmarkEnd w:id="195"/>
      <w:r w:rsidRPr="00121E9F">
        <w:rPr>
          <w:sz w:val="24"/>
          <w:szCs w:val="24"/>
        </w:rPr>
        <w:t xml:space="preserve"> (Canada), effective {{</w:t>
      </w:r>
      <w:bookmarkStart w:id="196" w:name="_sbdt_7ef5f25d9fcf7c46_356"/>
      <w:r w:rsidRPr="00121E9F">
        <w:rPr>
          <w:sz w:val="24"/>
          <w:szCs w:val="24"/>
        </w:rPr>
        <w:t>Date</w:t>
      </w:r>
      <w:bookmarkEnd w:id="196"/>
      <w:r w:rsidRPr="00121E9F">
        <w:rPr>
          <w:sz w:val="24"/>
          <w:szCs w:val="24"/>
        </w:rPr>
        <w:t>}}.</w:t>
      </w:r>
    </w:p>
    <w:p w14:paraId="29D278C6" w14:textId="77777777" w:rsidR="00493CD5" w:rsidRPr="00121E9F" w:rsidRDefault="00520C42">
      <w:pPr>
        <w:jc w:val="both"/>
        <w:rPr>
          <w:sz w:val="24"/>
          <w:szCs w:val="24"/>
        </w:rPr>
      </w:pPr>
      <w:bookmarkStart w:id="197" w:name="_sbdt_3b5df65ac09a55cd_364"/>
      <w:r w:rsidRPr="00121E9F">
        <w:rPr>
          <w:sz w:val="24"/>
          <w:szCs w:val="24"/>
        </w:rPr>
        <w:t>Year</w:t>
      </w:r>
      <w:bookmarkEnd w:id="197"/>
      <w:r w:rsidRPr="00121E9F">
        <w:rPr>
          <w:sz w:val="24"/>
          <w:szCs w:val="24"/>
        </w:rPr>
        <w:t xml:space="preserve"> / month / day</w:t>
      </w:r>
      <w:r w:rsidRPr="00121E9F">
        <w:br w:type="page"/>
      </w:r>
    </w:p>
    <w:p w14:paraId="29D278C7" w14:textId="243C8046" w:rsidR="00493CD5" w:rsidRPr="00121E9F" w:rsidRDefault="002628AE">
      <w:pPr>
        <w:jc w:val="center"/>
        <w:rPr>
          <w:b/>
          <w:sz w:val="36"/>
          <w:szCs w:val="36"/>
        </w:rPr>
      </w:pPr>
      <w:del w:id="198" w:author="Legal - Robert Onley" w:date="2025-09-06T19:07:00Z" w16du:dateUtc="2025-09-06T23:07:00Z">
        <w:r w:rsidRPr="00121E9F" w:rsidDel="00AC53EA">
          <w:rPr>
            <w:b/>
            <w:sz w:val="32"/>
            <w:szCs w:val="32"/>
          </w:rPr>
          <w:lastRenderedPageBreak/>
          <w:delText>Signifi Capital Inc.</w:delText>
        </w:r>
      </w:del>
      <w:ins w:id="199" w:author="Legal - Robert Onley" w:date="2025-09-06T19:07:00Z" w16du:dateUtc="2025-09-06T23:07:00Z">
        <w:r w:rsidR="00AC53EA">
          <w:rPr>
            <w:b/>
            <w:sz w:val="32"/>
            <w:szCs w:val="32"/>
          </w:rPr>
          <w:t>{{</w:t>
        </w:r>
        <w:proofErr w:type="spellStart"/>
        <w:r w:rsidR="00AC53EA">
          <w:rPr>
            <w:b/>
            <w:sz w:val="32"/>
            <w:szCs w:val="32"/>
          </w:rPr>
          <w:t>CompanyName</w:t>
        </w:r>
        <w:proofErr w:type="spellEnd"/>
        <w:r w:rsidR="00AC53EA">
          <w:rPr>
            <w:b/>
            <w:sz w:val="32"/>
            <w:szCs w:val="32"/>
          </w:rPr>
          <w:t>}}</w:t>
        </w:r>
      </w:ins>
    </w:p>
    <w:p w14:paraId="29D278C8" w14:textId="77777777" w:rsidR="00493CD5" w:rsidRPr="00121E9F" w:rsidRDefault="00520C42" w:rsidP="007D6CC4">
      <w:pPr>
        <w:pStyle w:val="Heading1"/>
      </w:pPr>
      <w:bookmarkStart w:id="200" w:name="_Toc208034382"/>
      <w:r w:rsidRPr="00121E9F">
        <w:t>APPOINTMENT OF CORPORATE OFFICERS</w:t>
      </w:r>
      <w:bookmarkEnd w:id="200"/>
    </w:p>
    <w:p w14:paraId="29D278C9" w14:textId="77777777" w:rsidR="00493CD5" w:rsidRPr="00121E9F" w:rsidRDefault="00493CD5">
      <w:pPr>
        <w:jc w:val="both"/>
        <w:rPr>
          <w:b/>
          <w:sz w:val="24"/>
          <w:szCs w:val="24"/>
        </w:rPr>
      </w:pPr>
    </w:p>
    <w:p w14:paraId="29D278CA" w14:textId="77777777" w:rsidR="00493CD5" w:rsidRPr="00121E9F" w:rsidRDefault="00493CD5">
      <w:pPr>
        <w:jc w:val="both"/>
        <w:rPr>
          <w:b/>
          <w:sz w:val="24"/>
          <w:szCs w:val="24"/>
        </w:rPr>
      </w:pPr>
    </w:p>
    <w:p w14:paraId="29D278CB" w14:textId="77777777" w:rsidR="00493CD5" w:rsidRPr="00121E9F" w:rsidRDefault="00520C42">
      <w:pPr>
        <w:jc w:val="both"/>
        <w:rPr>
          <w:sz w:val="24"/>
          <w:szCs w:val="24"/>
        </w:rPr>
      </w:pPr>
      <w:r w:rsidRPr="00121E9F">
        <w:rPr>
          <w:sz w:val="24"/>
          <w:szCs w:val="24"/>
        </w:rPr>
        <w:t xml:space="preserve">Each of the following persons is hereby elected to serve as an officer of the </w:t>
      </w:r>
      <w:bookmarkStart w:id="201" w:name="_sbdt_8ce69ae754505762_168"/>
      <w:r w:rsidRPr="00121E9F">
        <w:rPr>
          <w:sz w:val="24"/>
          <w:szCs w:val="24"/>
        </w:rPr>
        <w:t>Corporation</w:t>
      </w:r>
      <w:bookmarkEnd w:id="201"/>
      <w:r w:rsidRPr="00121E9F">
        <w:rPr>
          <w:sz w:val="24"/>
          <w:szCs w:val="24"/>
        </w:rPr>
        <w:t>, to hold the office or offices set forth opposite their respective names until the first annual meeting of the board of directors, until their earlier resignation or removal, or until their successors are duly elected and qualified.</w:t>
      </w:r>
    </w:p>
    <w:p w14:paraId="29D278CC" w14:textId="77777777" w:rsidR="00493CD5" w:rsidRPr="00121E9F" w:rsidRDefault="00493CD5">
      <w:pPr>
        <w:jc w:val="both"/>
        <w:rPr>
          <w:sz w:val="24"/>
          <w:szCs w:val="24"/>
        </w:rPr>
      </w:pPr>
    </w:p>
    <w:p w14:paraId="29D278CD" w14:textId="77777777" w:rsidR="00493CD5" w:rsidRPr="00121E9F" w:rsidRDefault="00493CD5">
      <w:pPr>
        <w:jc w:val="both"/>
        <w:rPr>
          <w:sz w:val="24"/>
          <w:szCs w:val="24"/>
        </w:rPr>
      </w:pPr>
    </w:p>
    <w:p w14:paraId="29D278CE" w14:textId="77777777" w:rsidR="00493CD5" w:rsidRPr="00121E9F" w:rsidRDefault="00493CD5">
      <w:pPr>
        <w:jc w:val="both"/>
        <w:rPr>
          <w:sz w:val="24"/>
          <w:szCs w:val="24"/>
        </w:rPr>
      </w:pPr>
    </w:p>
    <w:tbl>
      <w:tblPr>
        <w:tblStyle w:val="afffffffffffffffffffffffffff9"/>
        <w:tblW w:w="9330" w:type="dxa"/>
        <w:tblInd w:w="130"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Layout w:type="fixed"/>
        <w:tblLook w:val="0600" w:firstRow="0" w:lastRow="0" w:firstColumn="0" w:lastColumn="0" w:noHBand="1" w:noVBand="1"/>
      </w:tblPr>
      <w:tblGrid>
        <w:gridCol w:w="2745"/>
        <w:gridCol w:w="2625"/>
        <w:gridCol w:w="1875"/>
        <w:gridCol w:w="2085"/>
      </w:tblGrid>
      <w:tr w:rsidR="00493CD5" w:rsidRPr="00121E9F" w14:paraId="29D278DC" w14:textId="77777777">
        <w:trPr>
          <w:trHeight w:val="1260"/>
        </w:trPr>
        <w:tc>
          <w:tcPr>
            <w:tcW w:w="2745" w:type="dxa"/>
            <w:tcMar>
              <w:top w:w="100" w:type="dxa"/>
              <w:left w:w="100" w:type="dxa"/>
              <w:bottom w:w="100" w:type="dxa"/>
              <w:right w:w="100" w:type="dxa"/>
            </w:tcMar>
          </w:tcPr>
          <w:p w14:paraId="29D278CF" w14:textId="77777777" w:rsidR="00493CD5" w:rsidRPr="00121E9F" w:rsidRDefault="00493CD5">
            <w:pPr>
              <w:jc w:val="center"/>
              <w:rPr>
                <w:b/>
                <w:sz w:val="18"/>
                <w:szCs w:val="18"/>
              </w:rPr>
            </w:pPr>
          </w:p>
          <w:p w14:paraId="29D278D0" w14:textId="4E19E9D5" w:rsidR="00493CD5" w:rsidRPr="00121E9F" w:rsidRDefault="00520C42">
            <w:pPr>
              <w:jc w:val="center"/>
              <w:rPr>
                <w:b/>
                <w:sz w:val="18"/>
                <w:szCs w:val="18"/>
              </w:rPr>
            </w:pPr>
            <w:r w:rsidRPr="00121E9F">
              <w:rPr>
                <w:b/>
                <w:sz w:val="18"/>
                <w:szCs w:val="18"/>
              </w:rPr>
              <w:t xml:space="preserve">         Name of Officer</w:t>
            </w:r>
            <w:r w:rsidRPr="00121E9F">
              <w:rPr>
                <w:b/>
                <w:sz w:val="18"/>
                <w:szCs w:val="18"/>
              </w:rPr>
              <w:tab/>
            </w:r>
          </w:p>
          <w:p w14:paraId="29D278D1" w14:textId="77777777" w:rsidR="00493CD5" w:rsidRPr="00121E9F" w:rsidRDefault="00520C42">
            <w:pPr>
              <w:jc w:val="center"/>
              <w:rPr>
                <w:b/>
                <w:sz w:val="18"/>
                <w:szCs w:val="18"/>
              </w:rPr>
            </w:pPr>
            <w:r w:rsidRPr="00121E9F">
              <w:rPr>
                <w:b/>
                <w:sz w:val="18"/>
                <w:szCs w:val="18"/>
              </w:rPr>
              <w:t>(Last, First, Second)</w:t>
            </w:r>
          </w:p>
          <w:p w14:paraId="29D278D2" w14:textId="77777777" w:rsidR="00493CD5" w:rsidRPr="00121E9F" w:rsidRDefault="00520C42">
            <w:pPr>
              <w:jc w:val="center"/>
              <w:rPr>
                <w:b/>
                <w:sz w:val="18"/>
                <w:szCs w:val="18"/>
              </w:rPr>
            </w:pPr>
            <w:r w:rsidRPr="00121E9F">
              <w:rPr>
                <w:b/>
                <w:sz w:val="18"/>
                <w:szCs w:val="18"/>
              </w:rPr>
              <w:tab/>
            </w:r>
            <w:r w:rsidRPr="00121E9F">
              <w:rPr>
                <w:b/>
                <w:sz w:val="18"/>
                <w:szCs w:val="18"/>
              </w:rPr>
              <w:tab/>
            </w:r>
          </w:p>
        </w:tc>
        <w:tc>
          <w:tcPr>
            <w:tcW w:w="2625" w:type="dxa"/>
            <w:tcMar>
              <w:top w:w="100" w:type="dxa"/>
              <w:left w:w="100" w:type="dxa"/>
              <w:bottom w:w="100" w:type="dxa"/>
              <w:right w:w="100" w:type="dxa"/>
            </w:tcMar>
          </w:tcPr>
          <w:p w14:paraId="29D278D3" w14:textId="77777777" w:rsidR="00493CD5" w:rsidRPr="00121E9F" w:rsidRDefault="00520C42">
            <w:pPr>
              <w:widowControl w:val="0"/>
              <w:jc w:val="center"/>
              <w:rPr>
                <w:b/>
                <w:sz w:val="18"/>
                <w:szCs w:val="18"/>
              </w:rPr>
            </w:pPr>
            <w:r w:rsidRPr="00121E9F">
              <w:rPr>
                <w:b/>
                <w:sz w:val="18"/>
                <w:szCs w:val="18"/>
              </w:rPr>
              <w:tab/>
            </w:r>
            <w:r w:rsidRPr="00121E9F">
              <w:rPr>
                <w:b/>
                <w:sz w:val="18"/>
                <w:szCs w:val="18"/>
              </w:rPr>
              <w:tab/>
            </w:r>
            <w:r w:rsidRPr="00121E9F">
              <w:rPr>
                <w:b/>
                <w:sz w:val="18"/>
                <w:szCs w:val="18"/>
              </w:rPr>
              <w:tab/>
            </w:r>
          </w:p>
          <w:p w14:paraId="29D278D4" w14:textId="532C7DB3" w:rsidR="00493CD5" w:rsidRPr="00121E9F" w:rsidRDefault="005E0466">
            <w:pPr>
              <w:jc w:val="center"/>
              <w:rPr>
                <w:b/>
                <w:sz w:val="18"/>
                <w:szCs w:val="18"/>
              </w:rPr>
            </w:pPr>
            <w:bookmarkStart w:id="202" w:name="_sbdt_47e6c5c7f3d18800_1_246"/>
            <w:r w:rsidRPr="00121E9F">
              <w:rPr>
                <w:b/>
                <w:sz w:val="18"/>
                <w:szCs w:val="18"/>
              </w:rPr>
              <w:t>Of</w:t>
            </w:r>
            <w:r w:rsidR="00520C42" w:rsidRPr="00121E9F">
              <w:rPr>
                <w:b/>
                <w:sz w:val="18"/>
                <w:szCs w:val="18"/>
              </w:rPr>
              <w:t>fice Held</w:t>
            </w:r>
            <w:bookmarkEnd w:id="202"/>
          </w:p>
          <w:p w14:paraId="29D278D5" w14:textId="77777777" w:rsidR="00493CD5" w:rsidRPr="00121E9F" w:rsidRDefault="00520C42">
            <w:pPr>
              <w:jc w:val="center"/>
              <w:rPr>
                <w:b/>
                <w:sz w:val="18"/>
                <w:szCs w:val="18"/>
              </w:rPr>
            </w:pPr>
            <w:r w:rsidRPr="00121E9F">
              <w:rPr>
                <w:b/>
                <w:sz w:val="18"/>
                <w:szCs w:val="18"/>
              </w:rPr>
              <w:tab/>
            </w:r>
            <w:r w:rsidRPr="00121E9F">
              <w:rPr>
                <w:b/>
                <w:sz w:val="18"/>
                <w:szCs w:val="18"/>
              </w:rPr>
              <w:tab/>
            </w:r>
          </w:p>
        </w:tc>
        <w:tc>
          <w:tcPr>
            <w:tcW w:w="1875" w:type="dxa"/>
            <w:tcMar>
              <w:top w:w="100" w:type="dxa"/>
              <w:left w:w="100" w:type="dxa"/>
              <w:bottom w:w="100" w:type="dxa"/>
              <w:right w:w="100" w:type="dxa"/>
            </w:tcMar>
          </w:tcPr>
          <w:p w14:paraId="29D278D6" w14:textId="77777777" w:rsidR="00493CD5" w:rsidRPr="00121E9F" w:rsidRDefault="00520C42">
            <w:pPr>
              <w:widowControl w:val="0"/>
              <w:jc w:val="center"/>
              <w:rPr>
                <w:b/>
                <w:sz w:val="18"/>
                <w:szCs w:val="18"/>
              </w:rPr>
            </w:pPr>
            <w:r w:rsidRPr="00121E9F">
              <w:rPr>
                <w:b/>
                <w:sz w:val="18"/>
                <w:szCs w:val="18"/>
              </w:rPr>
              <w:tab/>
            </w:r>
            <w:r w:rsidRPr="00121E9F">
              <w:rPr>
                <w:b/>
                <w:sz w:val="18"/>
                <w:szCs w:val="18"/>
              </w:rPr>
              <w:tab/>
            </w:r>
          </w:p>
          <w:p w14:paraId="29D278D7" w14:textId="77777777" w:rsidR="00493CD5" w:rsidRPr="00121E9F" w:rsidRDefault="00520C42">
            <w:pPr>
              <w:jc w:val="center"/>
              <w:rPr>
                <w:b/>
                <w:sz w:val="18"/>
                <w:szCs w:val="18"/>
              </w:rPr>
            </w:pPr>
            <w:bookmarkStart w:id="203" w:name="_sbdt_2776aea687d789c1_14"/>
            <w:r w:rsidRPr="00121E9F">
              <w:rPr>
                <w:b/>
                <w:sz w:val="18"/>
                <w:szCs w:val="18"/>
              </w:rPr>
              <w:t>Date Appointed or Elected</w:t>
            </w:r>
            <w:bookmarkEnd w:id="203"/>
          </w:p>
          <w:p w14:paraId="29D278D8" w14:textId="77777777" w:rsidR="00493CD5" w:rsidRPr="00121E9F" w:rsidRDefault="00520C42">
            <w:pPr>
              <w:jc w:val="center"/>
              <w:rPr>
                <w:b/>
                <w:sz w:val="18"/>
                <w:szCs w:val="18"/>
              </w:rPr>
            </w:pPr>
            <w:r w:rsidRPr="00121E9F">
              <w:rPr>
                <w:b/>
                <w:sz w:val="18"/>
                <w:szCs w:val="18"/>
              </w:rPr>
              <w:tab/>
            </w:r>
            <w:r w:rsidRPr="00121E9F">
              <w:rPr>
                <w:b/>
                <w:sz w:val="18"/>
                <w:szCs w:val="18"/>
              </w:rPr>
              <w:tab/>
            </w:r>
          </w:p>
        </w:tc>
        <w:tc>
          <w:tcPr>
            <w:tcW w:w="2085" w:type="dxa"/>
            <w:tcMar>
              <w:top w:w="100" w:type="dxa"/>
              <w:left w:w="100" w:type="dxa"/>
              <w:bottom w:w="100" w:type="dxa"/>
              <w:right w:w="100" w:type="dxa"/>
            </w:tcMar>
          </w:tcPr>
          <w:p w14:paraId="29D278D9" w14:textId="77777777" w:rsidR="00493CD5" w:rsidRPr="00121E9F" w:rsidRDefault="00520C42">
            <w:pPr>
              <w:widowControl w:val="0"/>
              <w:jc w:val="center"/>
              <w:rPr>
                <w:b/>
                <w:sz w:val="18"/>
                <w:szCs w:val="18"/>
              </w:rPr>
            </w:pPr>
            <w:r w:rsidRPr="00121E9F">
              <w:rPr>
                <w:b/>
                <w:sz w:val="18"/>
                <w:szCs w:val="18"/>
              </w:rPr>
              <w:tab/>
            </w:r>
            <w:r w:rsidRPr="00121E9F">
              <w:rPr>
                <w:b/>
                <w:sz w:val="18"/>
                <w:szCs w:val="18"/>
              </w:rPr>
              <w:tab/>
            </w:r>
          </w:p>
          <w:p w14:paraId="29D278DA" w14:textId="77777777" w:rsidR="00493CD5" w:rsidRPr="00121E9F" w:rsidRDefault="00520C42">
            <w:pPr>
              <w:jc w:val="center"/>
              <w:rPr>
                <w:b/>
                <w:sz w:val="18"/>
                <w:szCs w:val="18"/>
              </w:rPr>
            </w:pPr>
            <w:bookmarkStart w:id="204" w:name="_sbdt_7ef5f25d9fcf7c46_357"/>
            <w:r w:rsidRPr="00121E9F">
              <w:rPr>
                <w:b/>
                <w:sz w:val="18"/>
                <w:szCs w:val="18"/>
              </w:rPr>
              <w:t>Date</w:t>
            </w:r>
            <w:bookmarkEnd w:id="204"/>
            <w:r w:rsidRPr="00121E9F">
              <w:rPr>
                <w:b/>
                <w:sz w:val="18"/>
                <w:szCs w:val="18"/>
              </w:rPr>
              <w:t xml:space="preserve"> Ceased</w:t>
            </w:r>
          </w:p>
          <w:p w14:paraId="29D278DB" w14:textId="77777777" w:rsidR="00493CD5" w:rsidRPr="00121E9F" w:rsidRDefault="00520C42">
            <w:pPr>
              <w:jc w:val="center"/>
              <w:rPr>
                <w:b/>
                <w:sz w:val="18"/>
                <w:szCs w:val="18"/>
              </w:rPr>
            </w:pPr>
            <w:r w:rsidRPr="00121E9F">
              <w:rPr>
                <w:b/>
                <w:sz w:val="18"/>
                <w:szCs w:val="18"/>
              </w:rPr>
              <w:tab/>
            </w:r>
            <w:r w:rsidRPr="00121E9F">
              <w:rPr>
                <w:b/>
                <w:sz w:val="18"/>
                <w:szCs w:val="18"/>
              </w:rPr>
              <w:tab/>
            </w:r>
          </w:p>
        </w:tc>
      </w:tr>
      <w:tr w:rsidR="00493CD5" w:rsidRPr="00121E9F" w14:paraId="29D278E4" w14:textId="77777777">
        <w:trPr>
          <w:trHeight w:val="960"/>
        </w:trPr>
        <w:tc>
          <w:tcPr>
            <w:tcW w:w="2745" w:type="dxa"/>
            <w:tcMar>
              <w:top w:w="100" w:type="dxa"/>
              <w:left w:w="100" w:type="dxa"/>
              <w:bottom w:w="100" w:type="dxa"/>
              <w:right w:w="100" w:type="dxa"/>
            </w:tcMar>
          </w:tcPr>
          <w:p w14:paraId="29D278DE" w14:textId="2882F66A" w:rsidR="00493CD5" w:rsidRPr="00121E9F" w:rsidRDefault="00441EE6">
            <w:pPr>
              <w:jc w:val="center"/>
              <w:rPr>
                <w:sz w:val="18"/>
                <w:szCs w:val="18"/>
              </w:rPr>
            </w:pPr>
            <w:r>
              <w:rPr>
                <w:sz w:val="18"/>
                <w:szCs w:val="18"/>
              </w:rPr>
              <w:t>Shamira Jaffer</w:t>
            </w:r>
          </w:p>
        </w:tc>
        <w:tc>
          <w:tcPr>
            <w:tcW w:w="2625" w:type="dxa"/>
            <w:tcMar>
              <w:top w:w="100" w:type="dxa"/>
              <w:left w:w="100" w:type="dxa"/>
              <w:bottom w:w="100" w:type="dxa"/>
              <w:right w:w="100" w:type="dxa"/>
            </w:tcMar>
          </w:tcPr>
          <w:p w14:paraId="29D278E0" w14:textId="64DE40E0" w:rsidR="00493CD5" w:rsidRPr="00121E9F" w:rsidRDefault="00441EE6">
            <w:pPr>
              <w:jc w:val="center"/>
              <w:rPr>
                <w:sz w:val="18"/>
                <w:szCs w:val="18"/>
              </w:rPr>
            </w:pPr>
            <w:r>
              <w:rPr>
                <w:sz w:val="18"/>
                <w:szCs w:val="18"/>
              </w:rPr>
              <w:t>President</w:t>
            </w:r>
          </w:p>
        </w:tc>
        <w:tc>
          <w:tcPr>
            <w:tcW w:w="1875" w:type="dxa"/>
            <w:tcMar>
              <w:top w:w="100" w:type="dxa"/>
              <w:left w:w="100" w:type="dxa"/>
              <w:bottom w:w="100" w:type="dxa"/>
              <w:right w:w="100" w:type="dxa"/>
            </w:tcMar>
          </w:tcPr>
          <w:p w14:paraId="29D278E1" w14:textId="77777777" w:rsidR="00493CD5" w:rsidRPr="00121E9F" w:rsidRDefault="00520C42">
            <w:pPr>
              <w:widowControl w:val="0"/>
              <w:jc w:val="center"/>
              <w:rPr>
                <w:sz w:val="18"/>
                <w:szCs w:val="18"/>
              </w:rPr>
            </w:pPr>
            <w:r w:rsidRPr="00121E9F">
              <w:rPr>
                <w:sz w:val="18"/>
                <w:szCs w:val="18"/>
              </w:rPr>
              <w:tab/>
            </w:r>
            <w:r w:rsidRPr="00121E9F">
              <w:rPr>
                <w:sz w:val="18"/>
                <w:szCs w:val="18"/>
              </w:rPr>
              <w:tab/>
            </w:r>
          </w:p>
          <w:p w14:paraId="29D278E2" w14:textId="57918B63" w:rsidR="00493CD5" w:rsidRPr="00121E9F" w:rsidRDefault="00400CA0">
            <w:pPr>
              <w:widowControl w:val="0"/>
              <w:jc w:val="center"/>
              <w:rPr>
                <w:sz w:val="18"/>
                <w:szCs w:val="18"/>
              </w:rPr>
            </w:pPr>
            <w:r>
              <w:rPr>
                <w:sz w:val="18"/>
                <w:szCs w:val="18"/>
              </w:rPr>
              <w:t>{{Date}}</w:t>
            </w:r>
          </w:p>
        </w:tc>
        <w:tc>
          <w:tcPr>
            <w:tcW w:w="2085" w:type="dxa"/>
            <w:tcMar>
              <w:top w:w="100" w:type="dxa"/>
              <w:left w:w="100" w:type="dxa"/>
              <w:bottom w:w="100" w:type="dxa"/>
              <w:right w:w="100" w:type="dxa"/>
            </w:tcMar>
          </w:tcPr>
          <w:p w14:paraId="29D278E3" w14:textId="77777777" w:rsidR="00493CD5" w:rsidRPr="00121E9F" w:rsidRDefault="00493CD5">
            <w:pPr>
              <w:widowControl w:val="0"/>
              <w:rPr>
                <w:sz w:val="18"/>
                <w:szCs w:val="18"/>
              </w:rPr>
            </w:pPr>
          </w:p>
        </w:tc>
      </w:tr>
    </w:tbl>
    <w:p w14:paraId="29D278ED" w14:textId="77777777" w:rsidR="00493CD5" w:rsidRPr="00121E9F" w:rsidRDefault="00493CD5">
      <w:pPr>
        <w:jc w:val="both"/>
        <w:rPr>
          <w:sz w:val="24"/>
          <w:szCs w:val="24"/>
        </w:rPr>
      </w:pPr>
    </w:p>
    <w:p w14:paraId="29D278EE" w14:textId="77777777" w:rsidR="00493CD5" w:rsidRPr="00121E9F" w:rsidRDefault="00520C42">
      <w:pPr>
        <w:jc w:val="center"/>
        <w:rPr>
          <w:b/>
          <w:sz w:val="36"/>
          <w:szCs w:val="36"/>
        </w:rPr>
      </w:pPr>
      <w:r w:rsidRPr="00121E9F">
        <w:br w:type="page"/>
      </w:r>
    </w:p>
    <w:p w14:paraId="29D278EF" w14:textId="4011B2B4" w:rsidR="00493CD5" w:rsidRPr="00121E9F" w:rsidRDefault="002628AE">
      <w:pPr>
        <w:jc w:val="center"/>
        <w:rPr>
          <w:b/>
          <w:sz w:val="36"/>
          <w:szCs w:val="36"/>
        </w:rPr>
      </w:pPr>
      <w:del w:id="205" w:author="Legal - Robert Onley" w:date="2025-09-06T19:07:00Z" w16du:dateUtc="2025-09-06T23:07:00Z">
        <w:r w:rsidRPr="00121E9F" w:rsidDel="00AC53EA">
          <w:rPr>
            <w:b/>
            <w:sz w:val="32"/>
            <w:szCs w:val="32"/>
          </w:rPr>
          <w:lastRenderedPageBreak/>
          <w:delText>Signifi Capital Inc.</w:delText>
        </w:r>
      </w:del>
      <w:ins w:id="206" w:author="Legal - Robert Onley" w:date="2025-09-06T19:07:00Z" w16du:dateUtc="2025-09-06T23:07:00Z">
        <w:r w:rsidR="00AC53EA">
          <w:rPr>
            <w:b/>
            <w:sz w:val="32"/>
            <w:szCs w:val="32"/>
          </w:rPr>
          <w:t>{{</w:t>
        </w:r>
        <w:proofErr w:type="spellStart"/>
        <w:r w:rsidR="00AC53EA">
          <w:rPr>
            <w:b/>
            <w:sz w:val="32"/>
            <w:szCs w:val="32"/>
          </w:rPr>
          <w:t>CompanyName</w:t>
        </w:r>
        <w:proofErr w:type="spellEnd"/>
        <w:r w:rsidR="00AC53EA">
          <w:rPr>
            <w:b/>
            <w:sz w:val="32"/>
            <w:szCs w:val="32"/>
          </w:rPr>
          <w:t>}}</w:t>
        </w:r>
      </w:ins>
    </w:p>
    <w:p w14:paraId="29D278F0" w14:textId="77777777" w:rsidR="00493CD5" w:rsidRPr="00121E9F" w:rsidRDefault="00520C42" w:rsidP="007D6CC4">
      <w:pPr>
        <w:pStyle w:val="Heading1"/>
      </w:pPr>
      <w:bookmarkStart w:id="207" w:name="_Toc208034383"/>
      <w:r w:rsidRPr="00121E9F">
        <w:t>RESIGNATION OF OFFICER</w:t>
      </w:r>
      <w:bookmarkEnd w:id="207"/>
    </w:p>
    <w:p w14:paraId="29D278F1" w14:textId="77777777" w:rsidR="00493CD5" w:rsidRPr="00121E9F" w:rsidRDefault="00493CD5">
      <w:pPr>
        <w:jc w:val="both"/>
        <w:rPr>
          <w:b/>
          <w:sz w:val="24"/>
          <w:szCs w:val="24"/>
        </w:rPr>
      </w:pPr>
    </w:p>
    <w:p w14:paraId="29D278F2" w14:textId="77777777" w:rsidR="00493CD5" w:rsidRPr="00121E9F" w:rsidRDefault="00493CD5">
      <w:pPr>
        <w:jc w:val="both"/>
        <w:rPr>
          <w:b/>
          <w:sz w:val="24"/>
          <w:szCs w:val="24"/>
        </w:rPr>
      </w:pPr>
    </w:p>
    <w:p w14:paraId="29D278F3" w14:textId="77777777" w:rsidR="00493CD5" w:rsidRPr="00121E9F" w:rsidRDefault="00493CD5">
      <w:pPr>
        <w:jc w:val="both"/>
        <w:rPr>
          <w:b/>
          <w:sz w:val="24"/>
          <w:szCs w:val="24"/>
        </w:rPr>
      </w:pPr>
    </w:p>
    <w:p w14:paraId="29D278F4" w14:textId="020182DA" w:rsidR="00493CD5" w:rsidRPr="00121E9F" w:rsidRDefault="00520C42">
      <w:pPr>
        <w:jc w:val="both"/>
        <w:rPr>
          <w:sz w:val="24"/>
          <w:szCs w:val="24"/>
        </w:rPr>
      </w:pPr>
      <w:r w:rsidRPr="00121E9F">
        <w:rPr>
          <w:sz w:val="24"/>
          <w:szCs w:val="24"/>
        </w:rPr>
        <w:t xml:space="preserve">I, ____________________________________, do hereby resign as ____________________ of </w:t>
      </w:r>
      <w:del w:id="208" w:author="Legal - Robert Onley" w:date="2025-09-06T19:07:00Z" w16du:dateUtc="2025-09-06T23:07:00Z">
        <w:r w:rsidR="002628AE" w:rsidRPr="00121E9F" w:rsidDel="00AC53EA">
          <w:rPr>
            <w:sz w:val="24"/>
            <w:szCs w:val="24"/>
          </w:rPr>
          <w:delText>Signifi Capital Inc.</w:delText>
        </w:r>
      </w:del>
      <w:ins w:id="209" w:author="Legal - Robert Onley" w:date="2025-09-06T19:07:00Z" w16du:dateUtc="2025-09-06T23:07:00Z">
        <w:r w:rsidR="00AC53EA">
          <w:rPr>
            <w:sz w:val="24"/>
            <w:szCs w:val="24"/>
          </w:rPr>
          <w:t>{{</w:t>
        </w:r>
        <w:proofErr w:type="spellStart"/>
        <w:r w:rsidR="00AC53EA">
          <w:rPr>
            <w:sz w:val="24"/>
            <w:szCs w:val="24"/>
          </w:rPr>
          <w:t>CompanyName</w:t>
        </w:r>
        <w:proofErr w:type="spellEnd"/>
        <w:r w:rsidR="00AC53EA">
          <w:rPr>
            <w:sz w:val="24"/>
            <w:szCs w:val="24"/>
          </w:rPr>
          <w:t>}}</w:t>
        </w:r>
      </w:ins>
      <w:r w:rsidRPr="00121E9F">
        <w:rPr>
          <w:sz w:val="24"/>
          <w:szCs w:val="24"/>
        </w:rPr>
        <w:t xml:space="preserve">, a corporation existing under the </w:t>
      </w:r>
      <w:bookmarkStart w:id="210" w:name="_sbdt_1d9d901c066dbad2_1"/>
      <w:r w:rsidRPr="00121E9F">
        <w:rPr>
          <w:sz w:val="24"/>
          <w:szCs w:val="24"/>
        </w:rPr>
        <w:t>Canada Business Corporations Act</w:t>
      </w:r>
      <w:bookmarkEnd w:id="210"/>
      <w:r w:rsidRPr="00121E9F">
        <w:rPr>
          <w:sz w:val="24"/>
          <w:szCs w:val="24"/>
        </w:rPr>
        <w:t xml:space="preserve"> (Canada), effective {{</w:t>
      </w:r>
      <w:bookmarkStart w:id="211" w:name="_sbdt_7ef5f25d9fcf7c46_358"/>
      <w:r w:rsidRPr="00121E9F">
        <w:rPr>
          <w:sz w:val="24"/>
          <w:szCs w:val="24"/>
        </w:rPr>
        <w:t>Date</w:t>
      </w:r>
      <w:bookmarkEnd w:id="211"/>
      <w:r w:rsidRPr="00121E9F">
        <w:rPr>
          <w:sz w:val="24"/>
          <w:szCs w:val="24"/>
        </w:rPr>
        <w:t>}}.</w:t>
      </w:r>
    </w:p>
    <w:p w14:paraId="29D278F5" w14:textId="77777777" w:rsidR="00493CD5" w:rsidRPr="00121E9F" w:rsidRDefault="00520C42">
      <w:pPr>
        <w:jc w:val="both"/>
        <w:rPr>
          <w:sz w:val="24"/>
          <w:szCs w:val="24"/>
        </w:rPr>
      </w:pPr>
      <w:bookmarkStart w:id="212" w:name="_sbdt_3b5df65ac09a55cd_365"/>
      <w:r w:rsidRPr="00121E9F">
        <w:rPr>
          <w:sz w:val="24"/>
          <w:szCs w:val="24"/>
        </w:rPr>
        <w:t>Year</w:t>
      </w:r>
      <w:bookmarkEnd w:id="212"/>
      <w:r w:rsidRPr="00121E9F">
        <w:rPr>
          <w:sz w:val="24"/>
          <w:szCs w:val="24"/>
        </w:rPr>
        <w:t xml:space="preserve"> / month / day</w:t>
      </w:r>
    </w:p>
    <w:p w14:paraId="29D278F6" w14:textId="77777777" w:rsidR="00493CD5" w:rsidRPr="00121E9F" w:rsidRDefault="00493CD5">
      <w:pPr>
        <w:jc w:val="both"/>
        <w:rPr>
          <w:sz w:val="24"/>
          <w:szCs w:val="24"/>
        </w:rPr>
      </w:pPr>
    </w:p>
    <w:p w14:paraId="29D278F7" w14:textId="77777777" w:rsidR="00493CD5" w:rsidRPr="00121E9F" w:rsidRDefault="00493CD5">
      <w:pPr>
        <w:jc w:val="both"/>
        <w:rPr>
          <w:sz w:val="24"/>
          <w:szCs w:val="24"/>
        </w:rPr>
      </w:pPr>
    </w:p>
    <w:p w14:paraId="29D278F8" w14:textId="77777777" w:rsidR="00493CD5" w:rsidRPr="00121E9F" w:rsidRDefault="00493CD5">
      <w:pPr>
        <w:jc w:val="both"/>
        <w:rPr>
          <w:sz w:val="24"/>
          <w:szCs w:val="24"/>
        </w:rPr>
      </w:pPr>
    </w:p>
    <w:p w14:paraId="29D278F9" w14:textId="77777777" w:rsidR="00493CD5" w:rsidRPr="00121E9F" w:rsidRDefault="00493CD5">
      <w:pPr>
        <w:jc w:val="both"/>
        <w:rPr>
          <w:sz w:val="24"/>
          <w:szCs w:val="24"/>
        </w:rPr>
      </w:pPr>
    </w:p>
    <w:p w14:paraId="29D278FA" w14:textId="4297DDC8" w:rsidR="00493CD5" w:rsidRPr="00121E9F" w:rsidRDefault="00520C42">
      <w:pPr>
        <w:jc w:val="both"/>
        <w:rPr>
          <w:sz w:val="24"/>
          <w:szCs w:val="24"/>
        </w:rPr>
      </w:pPr>
      <w:r w:rsidRPr="00121E9F">
        <w:rPr>
          <w:sz w:val="24"/>
          <w:szCs w:val="24"/>
        </w:rPr>
        <w:t>__________________________ O</w:t>
      </w:r>
      <w:r w:rsidR="005E0466" w:rsidRPr="00121E9F">
        <w:rPr>
          <w:sz w:val="24"/>
          <w:szCs w:val="24"/>
        </w:rPr>
        <w:t>f</w:t>
      </w:r>
      <w:r w:rsidRPr="00121E9F">
        <w:rPr>
          <w:sz w:val="24"/>
          <w:szCs w:val="24"/>
        </w:rPr>
        <w:t>ficer</w:t>
      </w:r>
    </w:p>
    <w:p w14:paraId="29D278FB" w14:textId="77777777" w:rsidR="00493CD5" w:rsidRPr="00121E9F" w:rsidRDefault="00493CD5">
      <w:pPr>
        <w:jc w:val="both"/>
        <w:rPr>
          <w:sz w:val="24"/>
          <w:szCs w:val="24"/>
        </w:rPr>
      </w:pPr>
    </w:p>
    <w:p w14:paraId="29D278FC" w14:textId="77777777" w:rsidR="00493CD5" w:rsidRPr="00121E9F" w:rsidRDefault="00493CD5">
      <w:pPr>
        <w:jc w:val="both"/>
        <w:rPr>
          <w:sz w:val="24"/>
          <w:szCs w:val="24"/>
        </w:rPr>
      </w:pPr>
    </w:p>
    <w:p w14:paraId="29D278FD" w14:textId="57241666" w:rsidR="00493CD5" w:rsidRPr="00121E9F" w:rsidRDefault="005E0466">
      <w:pPr>
        <w:jc w:val="both"/>
        <w:rPr>
          <w:sz w:val="24"/>
          <w:szCs w:val="24"/>
        </w:rPr>
      </w:pPr>
      <w:bookmarkStart w:id="213" w:name="_sbdt_47e6c5c7f3d18800_1_247"/>
      <w:r w:rsidRPr="00121E9F">
        <w:rPr>
          <w:sz w:val="24"/>
          <w:szCs w:val="24"/>
        </w:rPr>
        <w:t>Of</w:t>
      </w:r>
      <w:r w:rsidR="00520C42" w:rsidRPr="00121E9F">
        <w:rPr>
          <w:sz w:val="24"/>
          <w:szCs w:val="24"/>
        </w:rPr>
        <w:t>fice Held</w:t>
      </w:r>
      <w:bookmarkEnd w:id="213"/>
      <w:r w:rsidR="00520C42" w:rsidRPr="00121E9F">
        <w:rPr>
          <w:sz w:val="24"/>
          <w:szCs w:val="24"/>
        </w:rPr>
        <w:t>: _________________________</w:t>
      </w:r>
    </w:p>
    <w:p w14:paraId="29D278FE" w14:textId="77777777" w:rsidR="00493CD5" w:rsidRPr="00121E9F" w:rsidRDefault="00493CD5">
      <w:pPr>
        <w:jc w:val="both"/>
        <w:rPr>
          <w:sz w:val="24"/>
          <w:szCs w:val="24"/>
        </w:rPr>
      </w:pPr>
    </w:p>
    <w:p w14:paraId="29D278FF" w14:textId="77777777" w:rsidR="00493CD5" w:rsidRPr="00121E9F" w:rsidRDefault="00520C42">
      <w:pPr>
        <w:jc w:val="both"/>
        <w:rPr>
          <w:sz w:val="24"/>
          <w:szCs w:val="24"/>
        </w:rPr>
      </w:pPr>
      <w:r w:rsidRPr="00121E9F">
        <w:br w:type="page"/>
      </w:r>
    </w:p>
    <w:p w14:paraId="29D27900" w14:textId="0F05A869" w:rsidR="00493CD5" w:rsidRPr="00121E9F" w:rsidRDefault="002628AE">
      <w:pPr>
        <w:jc w:val="center"/>
        <w:rPr>
          <w:b/>
          <w:sz w:val="36"/>
          <w:szCs w:val="36"/>
        </w:rPr>
      </w:pPr>
      <w:del w:id="214" w:author="Legal - Robert Onley" w:date="2025-09-06T19:07:00Z" w16du:dateUtc="2025-09-06T23:07:00Z">
        <w:r w:rsidRPr="00121E9F" w:rsidDel="00AC53EA">
          <w:rPr>
            <w:b/>
            <w:sz w:val="32"/>
            <w:szCs w:val="32"/>
          </w:rPr>
          <w:lastRenderedPageBreak/>
          <w:delText>Signifi Capital Inc.</w:delText>
        </w:r>
      </w:del>
      <w:ins w:id="215" w:author="Legal - Robert Onley" w:date="2025-09-06T19:07:00Z" w16du:dateUtc="2025-09-06T23:07:00Z">
        <w:r w:rsidR="00AC53EA">
          <w:rPr>
            <w:b/>
            <w:sz w:val="32"/>
            <w:szCs w:val="32"/>
          </w:rPr>
          <w:t>{{</w:t>
        </w:r>
        <w:proofErr w:type="spellStart"/>
        <w:r w:rsidR="00AC53EA">
          <w:rPr>
            <w:b/>
            <w:sz w:val="32"/>
            <w:szCs w:val="32"/>
          </w:rPr>
          <w:t>CompanyName</w:t>
        </w:r>
        <w:proofErr w:type="spellEnd"/>
        <w:r w:rsidR="00AC53EA">
          <w:rPr>
            <w:b/>
            <w:sz w:val="32"/>
            <w:szCs w:val="32"/>
          </w:rPr>
          <w:t>}}</w:t>
        </w:r>
      </w:ins>
    </w:p>
    <w:p w14:paraId="29D27901" w14:textId="77777777" w:rsidR="00493CD5" w:rsidRPr="00121E9F" w:rsidRDefault="00520C42" w:rsidP="007D6CC4">
      <w:pPr>
        <w:pStyle w:val="Heading1"/>
      </w:pPr>
      <w:bookmarkStart w:id="216" w:name="_Toc208034384"/>
      <w:r w:rsidRPr="00121E9F">
        <w:t>SUBSCRIPTION OF SHARES</w:t>
      </w:r>
      <w:bookmarkEnd w:id="216"/>
    </w:p>
    <w:p w14:paraId="29D27902" w14:textId="77777777" w:rsidR="00493CD5" w:rsidRPr="00121E9F" w:rsidRDefault="00520C42">
      <w:pPr>
        <w:jc w:val="both"/>
        <w:rPr>
          <w:b/>
          <w:sz w:val="24"/>
          <w:szCs w:val="24"/>
        </w:rPr>
      </w:pP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p>
    <w:p w14:paraId="29D27903" w14:textId="77777777" w:rsidR="00493CD5" w:rsidRPr="00121E9F" w:rsidRDefault="00493CD5">
      <w:pPr>
        <w:jc w:val="both"/>
        <w:rPr>
          <w:b/>
          <w:sz w:val="24"/>
          <w:szCs w:val="24"/>
        </w:rPr>
      </w:pPr>
    </w:p>
    <w:p w14:paraId="29D27904" w14:textId="671A7500" w:rsidR="00493CD5" w:rsidRPr="00121E9F" w:rsidRDefault="00520C42">
      <w:pPr>
        <w:jc w:val="both"/>
        <w:rPr>
          <w:b/>
          <w:sz w:val="24"/>
          <w:szCs w:val="24"/>
        </w:rPr>
      </w:pPr>
      <w:r w:rsidRPr="00121E9F">
        <w:rPr>
          <w:sz w:val="24"/>
          <w:szCs w:val="24"/>
        </w:rPr>
        <w:t xml:space="preserve">To: </w:t>
      </w:r>
      <w:del w:id="217" w:author="Legal - Robert Onley" w:date="2025-09-06T19:07:00Z" w16du:dateUtc="2025-09-06T23:07:00Z">
        <w:r w:rsidR="002628AE" w:rsidRPr="00121E9F" w:rsidDel="00AC53EA">
          <w:rPr>
            <w:b/>
            <w:sz w:val="24"/>
            <w:szCs w:val="24"/>
          </w:rPr>
          <w:delText>Signifi Capital Inc.</w:delText>
        </w:r>
      </w:del>
      <w:ins w:id="218" w:author="Legal - Robert Onley" w:date="2025-09-06T19:07:00Z" w16du:dateUtc="2025-09-06T23:07:00Z">
        <w:r w:rsidR="00AC53EA">
          <w:rPr>
            <w:b/>
            <w:sz w:val="24"/>
            <w:szCs w:val="24"/>
          </w:rPr>
          <w:t>{{</w:t>
        </w:r>
        <w:proofErr w:type="spellStart"/>
        <w:r w:rsidR="00AC53EA">
          <w:rPr>
            <w:b/>
            <w:sz w:val="24"/>
            <w:szCs w:val="24"/>
          </w:rPr>
          <w:t>CompanyName</w:t>
        </w:r>
        <w:proofErr w:type="spellEnd"/>
        <w:r w:rsidR="00AC53EA">
          <w:rPr>
            <w:b/>
            <w:sz w:val="24"/>
            <w:szCs w:val="24"/>
          </w:rPr>
          <w:t>}}</w:t>
        </w:r>
      </w:ins>
    </w:p>
    <w:p w14:paraId="639DED51" w14:textId="77777777" w:rsidR="007869F8" w:rsidRPr="00121E9F" w:rsidRDefault="007869F8">
      <w:pPr>
        <w:jc w:val="both"/>
        <w:rPr>
          <w:sz w:val="24"/>
          <w:szCs w:val="24"/>
        </w:rPr>
      </w:pPr>
    </w:p>
    <w:p w14:paraId="29D27907" w14:textId="68A3C882" w:rsidR="00493CD5" w:rsidRPr="00121E9F" w:rsidRDefault="00520C42">
      <w:pPr>
        <w:jc w:val="both"/>
        <w:rPr>
          <w:sz w:val="24"/>
          <w:szCs w:val="24"/>
        </w:rPr>
      </w:pPr>
      <w:r w:rsidRPr="00121E9F">
        <w:rPr>
          <w:sz w:val="24"/>
          <w:szCs w:val="24"/>
        </w:rPr>
        <w:t>AND TO The Directors thereof</w:t>
      </w:r>
    </w:p>
    <w:p w14:paraId="29D27908" w14:textId="77777777" w:rsidR="00493CD5" w:rsidRPr="00121E9F" w:rsidRDefault="00493CD5">
      <w:pPr>
        <w:jc w:val="both"/>
        <w:rPr>
          <w:sz w:val="24"/>
          <w:szCs w:val="24"/>
        </w:rPr>
      </w:pPr>
    </w:p>
    <w:p w14:paraId="29D27909" w14:textId="04DBB473" w:rsidR="00493CD5" w:rsidRPr="00121E9F" w:rsidRDefault="00520C42">
      <w:pPr>
        <w:jc w:val="both"/>
        <w:rPr>
          <w:sz w:val="24"/>
          <w:szCs w:val="24"/>
        </w:rPr>
      </w:pPr>
      <w:r w:rsidRPr="00121E9F">
        <w:rPr>
          <w:sz w:val="24"/>
          <w:szCs w:val="24"/>
        </w:rPr>
        <w:t xml:space="preserve">The undersigned subscribe for and agree to take common shares (which, under the </w:t>
      </w:r>
      <w:bookmarkStart w:id="219" w:name="_sbdt_1d9d901c066dbad2_2"/>
      <w:r w:rsidRPr="00121E9F">
        <w:rPr>
          <w:sz w:val="24"/>
          <w:szCs w:val="24"/>
        </w:rPr>
        <w:t>Canada Business Corporations Act</w:t>
      </w:r>
      <w:bookmarkEnd w:id="219"/>
      <w:r w:rsidRPr="00121E9F">
        <w:rPr>
          <w:sz w:val="24"/>
          <w:szCs w:val="24"/>
        </w:rPr>
        <w:t xml:space="preserve">, are without par value) in the capital of the above-named company set opposite our respective names at the subscription price of </w:t>
      </w:r>
      <w:del w:id="220" w:author="Legal - Robert Onley" w:date="2025-09-06T19:08:00Z" w16du:dateUtc="2025-09-06T23:08:00Z">
        <w:r w:rsidR="00441EE6" w:rsidDel="00AC53EA">
          <w:rPr>
            <w:sz w:val="24"/>
            <w:szCs w:val="24"/>
          </w:rPr>
          <w:delText>$1</w:delText>
        </w:r>
      </w:del>
      <w:ins w:id="221" w:author="Legal - Robert Onley" w:date="2025-09-06T19:08:00Z" w16du:dateUtc="2025-09-06T23:08:00Z">
        <w:r w:rsidR="00AC53EA">
          <w:rPr>
            <w:sz w:val="24"/>
            <w:szCs w:val="24"/>
          </w:rPr>
          <w:t>{{</w:t>
        </w:r>
        <w:proofErr w:type="spellStart"/>
        <w:r w:rsidR="00AC53EA">
          <w:rPr>
            <w:sz w:val="24"/>
            <w:szCs w:val="24"/>
          </w:rPr>
          <w:t>SharePrice</w:t>
        </w:r>
        <w:proofErr w:type="spellEnd"/>
        <w:r w:rsidR="00AC53EA">
          <w:rPr>
            <w:sz w:val="24"/>
            <w:szCs w:val="24"/>
          </w:rPr>
          <w:t>}}</w:t>
        </w:r>
      </w:ins>
      <w:r w:rsidR="00441EE6">
        <w:rPr>
          <w:sz w:val="24"/>
          <w:szCs w:val="24"/>
        </w:rPr>
        <w:t xml:space="preserve"> </w:t>
      </w:r>
      <w:del w:id="222" w:author="Legal - Robert Onley" w:date="2025-09-06T19:08:00Z" w16du:dateUtc="2025-09-06T23:08:00Z">
        <w:r w:rsidR="00441EE6" w:rsidDel="00AC53EA">
          <w:rPr>
            <w:sz w:val="24"/>
            <w:szCs w:val="24"/>
          </w:rPr>
          <w:delText>CAD</w:delText>
        </w:r>
      </w:del>
      <w:ins w:id="223" w:author="Legal - Robert Onley" w:date="2025-09-06T19:08:00Z" w16du:dateUtc="2025-09-06T23:08:00Z">
        <w:r w:rsidR="00AC53EA">
          <w:rPr>
            <w:sz w:val="24"/>
            <w:szCs w:val="24"/>
          </w:rPr>
          <w:t>{{CURRENCY}}</w:t>
        </w:r>
      </w:ins>
      <w:r w:rsidRPr="00121E9F">
        <w:rPr>
          <w:sz w:val="24"/>
          <w:szCs w:val="24"/>
        </w:rPr>
        <w:t xml:space="preserve"> per share and enclose the sum of </w:t>
      </w:r>
      <w:del w:id="224" w:author="Legal - Robert Onley" w:date="2025-09-06T19:08:00Z" w16du:dateUtc="2025-09-06T23:08:00Z">
        <w:r w:rsidRPr="00121E9F" w:rsidDel="00AC53EA">
          <w:rPr>
            <w:sz w:val="24"/>
            <w:szCs w:val="24"/>
          </w:rPr>
          <w:delText>$</w:delText>
        </w:r>
        <w:r w:rsidR="00441EE6" w:rsidDel="00AC53EA">
          <w:rPr>
            <w:sz w:val="24"/>
            <w:szCs w:val="24"/>
          </w:rPr>
          <w:delText>100</w:delText>
        </w:r>
      </w:del>
      <w:ins w:id="225" w:author="Legal - Robert Onley" w:date="2025-09-06T19:08:00Z" w16du:dateUtc="2025-09-06T23:08:00Z">
        <w:r w:rsidR="00AC53EA">
          <w:rPr>
            <w:sz w:val="24"/>
            <w:szCs w:val="24"/>
          </w:rPr>
          <w:t>{{</w:t>
        </w:r>
        <w:proofErr w:type="spellStart"/>
        <w:r w:rsidR="00AC53EA">
          <w:rPr>
            <w:sz w:val="24"/>
            <w:szCs w:val="24"/>
          </w:rPr>
          <w:t>TotalSharePrice</w:t>
        </w:r>
        <w:proofErr w:type="spellEnd"/>
        <w:r w:rsidR="00AC53EA">
          <w:rPr>
            <w:sz w:val="24"/>
            <w:szCs w:val="24"/>
          </w:rPr>
          <w:t>}}</w:t>
        </w:r>
      </w:ins>
      <w:r w:rsidR="00441EE6">
        <w:rPr>
          <w:sz w:val="24"/>
          <w:szCs w:val="24"/>
        </w:rPr>
        <w:t xml:space="preserve"> </w:t>
      </w:r>
      <w:del w:id="226" w:author="Legal - Robert Onley" w:date="2025-09-06T19:08:00Z" w16du:dateUtc="2025-09-06T23:08:00Z">
        <w:r w:rsidR="00441EE6" w:rsidDel="00AC53EA">
          <w:rPr>
            <w:sz w:val="24"/>
            <w:szCs w:val="24"/>
          </w:rPr>
          <w:delText>CAD</w:delText>
        </w:r>
      </w:del>
      <w:ins w:id="227" w:author="Legal - Robert Onley" w:date="2025-09-06T19:08:00Z" w16du:dateUtc="2025-09-06T23:08:00Z">
        <w:r w:rsidR="00AC53EA">
          <w:rPr>
            <w:sz w:val="24"/>
            <w:szCs w:val="24"/>
          </w:rPr>
          <w:t>{{CURRENCY}}</w:t>
        </w:r>
      </w:ins>
      <w:r w:rsidRPr="00121E9F">
        <w:rPr>
          <w:sz w:val="24"/>
          <w:szCs w:val="24"/>
        </w:rPr>
        <w:t xml:space="preserve"> payable to the company in full payment of the aggregate subscription price of said shares.</w:t>
      </w:r>
    </w:p>
    <w:p w14:paraId="29D2790A" w14:textId="77777777" w:rsidR="00493CD5" w:rsidRPr="00121E9F" w:rsidRDefault="00493CD5">
      <w:pPr>
        <w:jc w:val="both"/>
        <w:rPr>
          <w:sz w:val="24"/>
          <w:szCs w:val="24"/>
        </w:rPr>
      </w:pPr>
    </w:p>
    <w:p w14:paraId="29D2790B" w14:textId="77777777" w:rsidR="00493CD5" w:rsidRPr="00121E9F" w:rsidRDefault="00493CD5">
      <w:pPr>
        <w:jc w:val="both"/>
        <w:rPr>
          <w:sz w:val="24"/>
          <w:szCs w:val="24"/>
        </w:rPr>
      </w:pPr>
    </w:p>
    <w:p w14:paraId="29D2790C" w14:textId="18804CBE" w:rsidR="00493CD5" w:rsidRPr="00121E9F" w:rsidRDefault="00520C42">
      <w:pPr>
        <w:jc w:val="both"/>
        <w:rPr>
          <w:sz w:val="24"/>
          <w:szCs w:val="24"/>
        </w:rPr>
      </w:pPr>
      <w:r w:rsidRPr="00121E9F">
        <w:rPr>
          <w:sz w:val="24"/>
          <w:szCs w:val="24"/>
        </w:rPr>
        <w:t>DATED this {{</w:t>
      </w:r>
      <w:bookmarkStart w:id="228" w:name="_sbdt_6df91d8da8545c65_385"/>
      <w:r w:rsidRPr="00121E9F">
        <w:rPr>
          <w:sz w:val="24"/>
          <w:szCs w:val="24"/>
        </w:rPr>
        <w:t>Day</w:t>
      </w:r>
      <w:bookmarkEnd w:id="228"/>
      <w:r w:rsidRPr="00121E9F">
        <w:rPr>
          <w:sz w:val="24"/>
          <w:szCs w:val="24"/>
        </w:rPr>
        <w:t>}} day of {{</w:t>
      </w:r>
      <w:bookmarkStart w:id="229" w:name="_sbdt_5e40ef6ce9c06c58_333"/>
      <w:r w:rsidRPr="00121E9F">
        <w:rPr>
          <w:sz w:val="24"/>
          <w:szCs w:val="24"/>
        </w:rPr>
        <w:t>Month</w:t>
      </w:r>
      <w:bookmarkEnd w:id="229"/>
      <w:r w:rsidRPr="00121E9F">
        <w:rPr>
          <w:sz w:val="24"/>
          <w:szCs w:val="24"/>
        </w:rPr>
        <w:t>}}, {{</w:t>
      </w:r>
      <w:bookmarkStart w:id="230" w:name="_sbdt_3b5df65ac09a55cd_366"/>
      <w:r w:rsidRPr="00121E9F">
        <w:rPr>
          <w:sz w:val="24"/>
          <w:szCs w:val="24"/>
        </w:rPr>
        <w:t>Year</w:t>
      </w:r>
      <w:bookmarkEnd w:id="230"/>
      <w:r w:rsidRPr="00121E9F">
        <w:rPr>
          <w:sz w:val="24"/>
          <w:szCs w:val="24"/>
        </w:rPr>
        <w:t>}}</w:t>
      </w:r>
    </w:p>
    <w:p w14:paraId="29D2790D" w14:textId="77777777" w:rsidR="00493CD5" w:rsidRPr="00121E9F" w:rsidRDefault="00493CD5">
      <w:pPr>
        <w:jc w:val="both"/>
        <w:rPr>
          <w:sz w:val="24"/>
          <w:szCs w:val="24"/>
        </w:rPr>
      </w:pPr>
    </w:p>
    <w:p w14:paraId="29D2790E" w14:textId="77777777" w:rsidR="00493CD5" w:rsidRPr="00121E9F" w:rsidRDefault="00493CD5">
      <w:pPr>
        <w:jc w:val="both"/>
        <w:rPr>
          <w:sz w:val="24"/>
          <w:szCs w:val="24"/>
        </w:rPr>
      </w:pPr>
    </w:p>
    <w:p w14:paraId="29D2790F" w14:textId="77777777" w:rsidR="00493CD5" w:rsidRPr="00121E9F" w:rsidRDefault="00520C42">
      <w:pPr>
        <w:jc w:val="both"/>
        <w:rPr>
          <w:b/>
          <w:sz w:val="24"/>
          <w:szCs w:val="24"/>
        </w:rPr>
      </w:pPr>
      <w:r w:rsidRPr="00121E9F">
        <w:rPr>
          <w:b/>
          <w:sz w:val="24"/>
          <w:szCs w:val="24"/>
        </w:rPr>
        <w:t>Name:</w:t>
      </w:r>
      <w:r w:rsidRPr="00121E9F">
        <w:rPr>
          <w:b/>
          <w:sz w:val="24"/>
          <w:szCs w:val="24"/>
        </w:rPr>
        <w:tab/>
      </w:r>
      <w:r w:rsidRPr="00121E9F">
        <w:rPr>
          <w:b/>
          <w:sz w:val="24"/>
          <w:szCs w:val="24"/>
        </w:rPr>
        <w:tab/>
      </w:r>
      <w:r w:rsidRPr="00121E9F">
        <w:rPr>
          <w:b/>
          <w:sz w:val="24"/>
          <w:szCs w:val="24"/>
        </w:rPr>
        <w:tab/>
        <w:t xml:space="preserve">          </w:t>
      </w:r>
      <w:bookmarkStart w:id="231" w:name="_sbdt_4a4249b8dfa8e29b_96"/>
      <w:r w:rsidRPr="00121E9F">
        <w:rPr>
          <w:b/>
          <w:sz w:val="24"/>
          <w:szCs w:val="24"/>
        </w:rPr>
        <w:t>Number of Shares</w:t>
      </w:r>
      <w:bookmarkEnd w:id="231"/>
      <w:r w:rsidRPr="00121E9F">
        <w:rPr>
          <w:b/>
          <w:sz w:val="24"/>
          <w:szCs w:val="24"/>
        </w:rPr>
        <w:t>:</w:t>
      </w:r>
    </w:p>
    <w:p w14:paraId="29D27910" w14:textId="77777777" w:rsidR="00493CD5" w:rsidRPr="00121E9F" w:rsidRDefault="00493CD5">
      <w:pPr>
        <w:jc w:val="both"/>
        <w:rPr>
          <w:sz w:val="24"/>
          <w:szCs w:val="24"/>
        </w:rPr>
      </w:pPr>
    </w:p>
    <w:p w14:paraId="29D27911" w14:textId="0C47316E" w:rsidR="00493CD5" w:rsidRPr="00121E9F" w:rsidRDefault="00441EE6">
      <w:pPr>
        <w:jc w:val="both"/>
        <w:rPr>
          <w:sz w:val="24"/>
          <w:szCs w:val="24"/>
        </w:rPr>
      </w:pPr>
      <w:del w:id="232" w:author="Legal - Robert Onley" w:date="2025-09-06T19:09:00Z" w16du:dateUtc="2025-09-06T23:09:00Z">
        <w:r w:rsidDel="00AC53EA">
          <w:rPr>
            <w:sz w:val="24"/>
            <w:szCs w:val="24"/>
          </w:rPr>
          <w:delText>Signifi Solutions Inc.</w:delText>
        </w:r>
      </w:del>
      <w:ins w:id="233" w:author="Legal - Robert Onley" w:date="2025-09-06T19:09:00Z" w16du:dateUtc="2025-09-06T23:09:00Z">
        <w:r w:rsidR="00AC53EA">
          <w:rPr>
            <w:sz w:val="24"/>
            <w:szCs w:val="24"/>
          </w:rPr>
          <w:t>{{Shareholder}}</w:t>
        </w:r>
      </w:ins>
      <w:r>
        <w:rPr>
          <w:sz w:val="24"/>
          <w:szCs w:val="24"/>
        </w:rPr>
        <w:tab/>
      </w:r>
      <w:r>
        <w:rPr>
          <w:sz w:val="24"/>
          <w:szCs w:val="24"/>
        </w:rPr>
        <w:tab/>
      </w:r>
      <w:del w:id="234" w:author="Legal - Robert Onley" w:date="2025-09-06T19:08:00Z" w16du:dateUtc="2025-09-06T23:08:00Z">
        <w:r w:rsidDel="00AC53EA">
          <w:rPr>
            <w:sz w:val="24"/>
            <w:szCs w:val="24"/>
          </w:rPr>
          <w:delText>100</w:delText>
        </w:r>
        <w:r w:rsidR="00AC7A4D" w:rsidRPr="00121E9F" w:rsidDel="00AC53EA">
          <w:rPr>
            <w:sz w:val="24"/>
            <w:szCs w:val="24"/>
          </w:rPr>
          <w:delText xml:space="preserve"> c</w:delText>
        </w:r>
        <w:r w:rsidR="00520C42" w:rsidRPr="00121E9F" w:rsidDel="00AC53EA">
          <w:rPr>
            <w:sz w:val="24"/>
            <w:szCs w:val="24"/>
          </w:rPr>
          <w:delText xml:space="preserve">ommon </w:delText>
        </w:r>
        <w:r w:rsidR="00AC7A4D" w:rsidRPr="00121E9F" w:rsidDel="00AC53EA">
          <w:rPr>
            <w:sz w:val="24"/>
            <w:szCs w:val="24"/>
          </w:rPr>
          <w:delText>s</w:delText>
        </w:r>
        <w:r w:rsidR="00520C42" w:rsidRPr="00121E9F" w:rsidDel="00AC53EA">
          <w:rPr>
            <w:sz w:val="24"/>
            <w:szCs w:val="24"/>
          </w:rPr>
          <w:delText>hares</w:delText>
        </w:r>
      </w:del>
      <w:ins w:id="235" w:author="Legal - Robert Onley" w:date="2025-09-06T19:08:00Z" w16du:dateUtc="2025-09-06T23:08:00Z">
        <w:r w:rsidR="00AC53EA">
          <w:rPr>
            <w:sz w:val="24"/>
            <w:szCs w:val="24"/>
          </w:rPr>
          <w:t>{{</w:t>
        </w:r>
        <w:proofErr w:type="spellStart"/>
        <w:r w:rsidR="00AC53EA">
          <w:rPr>
            <w:sz w:val="24"/>
            <w:szCs w:val="24"/>
          </w:rPr>
          <w:t>numberShares</w:t>
        </w:r>
        <w:proofErr w:type="spellEnd"/>
        <w:r w:rsidR="00AC53EA">
          <w:rPr>
            <w:sz w:val="24"/>
            <w:szCs w:val="24"/>
          </w:rPr>
          <w:t>}}</w:t>
        </w:r>
      </w:ins>
    </w:p>
    <w:p w14:paraId="29D27912" w14:textId="043ABEB8" w:rsidR="00493CD5" w:rsidRPr="00121E9F" w:rsidRDefault="00493CD5">
      <w:pPr>
        <w:jc w:val="both"/>
        <w:rPr>
          <w:sz w:val="24"/>
          <w:szCs w:val="24"/>
        </w:rPr>
      </w:pPr>
    </w:p>
    <w:p w14:paraId="29D27913" w14:textId="1CF595A2" w:rsidR="00493CD5" w:rsidRPr="00121E9F" w:rsidRDefault="00493CD5">
      <w:pPr>
        <w:jc w:val="both"/>
        <w:rPr>
          <w:sz w:val="24"/>
          <w:szCs w:val="24"/>
        </w:rPr>
      </w:pPr>
    </w:p>
    <w:p w14:paraId="147A3A6D" w14:textId="77777777" w:rsidR="00366F7F" w:rsidRPr="00121E9F" w:rsidRDefault="00366F7F">
      <w:pPr>
        <w:jc w:val="both"/>
        <w:rPr>
          <w:sz w:val="24"/>
          <w:szCs w:val="24"/>
        </w:rPr>
      </w:pPr>
    </w:p>
    <w:p w14:paraId="29D27914" w14:textId="77777777" w:rsidR="00493CD5" w:rsidRPr="00121E9F" w:rsidRDefault="00520C42">
      <w:pPr>
        <w:jc w:val="both"/>
        <w:rPr>
          <w:sz w:val="24"/>
          <w:szCs w:val="24"/>
          <w:highlight w:val="white"/>
        </w:rPr>
      </w:pPr>
      <w:r w:rsidRPr="00121E9F">
        <w:rPr>
          <w:sz w:val="24"/>
          <w:szCs w:val="24"/>
          <w:highlight w:val="white"/>
        </w:rPr>
        <w:t>Signature _____________________</w:t>
      </w:r>
    </w:p>
    <w:p w14:paraId="29D27915" w14:textId="0047EFCF" w:rsidR="00493CD5" w:rsidRPr="00121E9F" w:rsidRDefault="00493CD5">
      <w:pPr>
        <w:jc w:val="both"/>
        <w:rPr>
          <w:sz w:val="24"/>
          <w:szCs w:val="24"/>
        </w:rPr>
      </w:pPr>
    </w:p>
    <w:p w14:paraId="62C7903E" w14:textId="77777777" w:rsidR="00366F7F" w:rsidRPr="00121E9F" w:rsidRDefault="00366F7F">
      <w:pPr>
        <w:jc w:val="both"/>
        <w:rPr>
          <w:sz w:val="24"/>
          <w:szCs w:val="24"/>
        </w:rPr>
      </w:pPr>
    </w:p>
    <w:p w14:paraId="29D27917" w14:textId="77777777" w:rsidR="00493CD5" w:rsidRPr="00121E9F" w:rsidRDefault="00493CD5">
      <w:pPr>
        <w:jc w:val="both"/>
        <w:rPr>
          <w:sz w:val="24"/>
          <w:szCs w:val="24"/>
        </w:rPr>
      </w:pPr>
    </w:p>
    <w:p w14:paraId="29D27919" w14:textId="77777777" w:rsidR="00493CD5" w:rsidRPr="00121E9F" w:rsidRDefault="00493CD5">
      <w:pPr>
        <w:jc w:val="both"/>
        <w:rPr>
          <w:sz w:val="24"/>
          <w:szCs w:val="24"/>
        </w:rPr>
      </w:pPr>
    </w:p>
    <w:p w14:paraId="29D2791A" w14:textId="77777777" w:rsidR="00493CD5" w:rsidRPr="00121E9F" w:rsidRDefault="00493CD5">
      <w:pPr>
        <w:jc w:val="both"/>
        <w:rPr>
          <w:sz w:val="24"/>
          <w:szCs w:val="24"/>
        </w:rPr>
      </w:pPr>
    </w:p>
    <w:p w14:paraId="29D2791B" w14:textId="77777777" w:rsidR="00493CD5" w:rsidRPr="00121E9F" w:rsidRDefault="00493CD5">
      <w:pPr>
        <w:jc w:val="center"/>
        <w:rPr>
          <w:b/>
          <w:sz w:val="28"/>
          <w:szCs w:val="28"/>
        </w:rPr>
      </w:pPr>
    </w:p>
    <w:p w14:paraId="29D2791C" w14:textId="77777777" w:rsidR="00493CD5" w:rsidRPr="00121E9F" w:rsidRDefault="00493CD5">
      <w:pPr>
        <w:jc w:val="center"/>
        <w:rPr>
          <w:b/>
          <w:sz w:val="32"/>
          <w:szCs w:val="32"/>
        </w:rPr>
      </w:pPr>
    </w:p>
    <w:p w14:paraId="29D2791D" w14:textId="77777777" w:rsidR="00493CD5" w:rsidRPr="00121E9F" w:rsidRDefault="00493CD5">
      <w:pPr>
        <w:jc w:val="center"/>
        <w:rPr>
          <w:b/>
          <w:sz w:val="32"/>
          <w:szCs w:val="32"/>
        </w:rPr>
      </w:pPr>
    </w:p>
    <w:p w14:paraId="29D2791E" w14:textId="56BAC9C0" w:rsidR="00AF4DCC" w:rsidRDefault="00AF4DCC">
      <w:pPr>
        <w:rPr>
          <w:b/>
          <w:sz w:val="32"/>
          <w:szCs w:val="32"/>
        </w:rPr>
      </w:pPr>
      <w:r>
        <w:rPr>
          <w:b/>
          <w:sz w:val="32"/>
          <w:szCs w:val="32"/>
        </w:rPr>
        <w:br w:type="page"/>
      </w:r>
    </w:p>
    <w:p w14:paraId="56DAB3F3" w14:textId="77777777" w:rsidR="00493CD5" w:rsidRPr="00121E9F" w:rsidRDefault="00493CD5">
      <w:pPr>
        <w:jc w:val="center"/>
        <w:rPr>
          <w:b/>
          <w:sz w:val="32"/>
          <w:szCs w:val="32"/>
        </w:rPr>
      </w:pPr>
    </w:p>
    <w:p w14:paraId="29D27922" w14:textId="7D075BF6" w:rsidR="00493CD5" w:rsidRPr="00121E9F" w:rsidRDefault="002628AE">
      <w:pPr>
        <w:jc w:val="center"/>
        <w:rPr>
          <w:b/>
          <w:sz w:val="36"/>
          <w:szCs w:val="36"/>
        </w:rPr>
      </w:pPr>
      <w:del w:id="236" w:author="Legal - Robert Onley" w:date="2025-09-06T19:07:00Z" w16du:dateUtc="2025-09-06T23:07:00Z">
        <w:r w:rsidRPr="00121E9F" w:rsidDel="00AC53EA">
          <w:rPr>
            <w:b/>
            <w:sz w:val="32"/>
            <w:szCs w:val="32"/>
          </w:rPr>
          <w:delText>Signifi Capital Inc.</w:delText>
        </w:r>
      </w:del>
      <w:ins w:id="237" w:author="Legal - Robert Onley" w:date="2025-09-06T19:07:00Z" w16du:dateUtc="2025-09-06T23:07:00Z">
        <w:r w:rsidR="00AC53EA">
          <w:rPr>
            <w:b/>
            <w:sz w:val="32"/>
            <w:szCs w:val="32"/>
          </w:rPr>
          <w:t>{{</w:t>
        </w:r>
        <w:proofErr w:type="spellStart"/>
        <w:r w:rsidR="00AC53EA">
          <w:rPr>
            <w:b/>
            <w:sz w:val="32"/>
            <w:szCs w:val="32"/>
          </w:rPr>
          <w:t>CompanyName</w:t>
        </w:r>
        <w:proofErr w:type="spellEnd"/>
        <w:r w:rsidR="00AC53EA">
          <w:rPr>
            <w:b/>
            <w:sz w:val="32"/>
            <w:szCs w:val="32"/>
          </w:rPr>
          <w:t>}}</w:t>
        </w:r>
      </w:ins>
    </w:p>
    <w:p w14:paraId="29D27923" w14:textId="77777777" w:rsidR="00493CD5" w:rsidRPr="00121E9F" w:rsidRDefault="00520C42" w:rsidP="007D6CC4">
      <w:pPr>
        <w:pStyle w:val="Heading1"/>
      </w:pPr>
      <w:bookmarkStart w:id="238" w:name="_Toc208034385"/>
      <w:r w:rsidRPr="00121E9F">
        <w:t>SHARE CERTIFICATE</w:t>
      </w:r>
      <w:bookmarkEnd w:id="238"/>
    </w:p>
    <w:p w14:paraId="29D27924" w14:textId="77777777" w:rsidR="00493CD5" w:rsidRPr="00121E9F" w:rsidRDefault="00493CD5">
      <w:pPr>
        <w:jc w:val="both"/>
        <w:rPr>
          <w:b/>
          <w:sz w:val="24"/>
          <w:szCs w:val="24"/>
        </w:rPr>
      </w:pPr>
    </w:p>
    <w:p w14:paraId="29D27925" w14:textId="6C72B575" w:rsidR="00493CD5" w:rsidRPr="00121E9F" w:rsidRDefault="00520C42">
      <w:pPr>
        <w:jc w:val="center"/>
        <w:rPr>
          <w:sz w:val="16"/>
          <w:szCs w:val="16"/>
        </w:rPr>
      </w:pPr>
      <w:r w:rsidRPr="00121E9F">
        <w:rPr>
          <w:sz w:val="16"/>
          <w:szCs w:val="16"/>
        </w:rPr>
        <w:t xml:space="preserve">Incorporated under the </w:t>
      </w:r>
      <w:bookmarkStart w:id="239" w:name="_sbdt_1d9d901c066dbad2_3"/>
      <w:r w:rsidRPr="00121E9F">
        <w:rPr>
          <w:sz w:val="16"/>
          <w:szCs w:val="16"/>
        </w:rPr>
        <w:t>Canada Business Corporations Act</w:t>
      </w:r>
      <w:bookmarkEnd w:id="239"/>
      <w:r w:rsidRPr="00121E9F">
        <w:rPr>
          <w:sz w:val="16"/>
          <w:szCs w:val="16"/>
        </w:rPr>
        <w:t xml:space="preserve"> (Canada)</w:t>
      </w:r>
    </w:p>
    <w:p w14:paraId="29D27926" w14:textId="5627903E" w:rsidR="00493CD5" w:rsidRPr="00121E9F" w:rsidRDefault="00520C42">
      <w:pPr>
        <w:jc w:val="center"/>
        <w:rPr>
          <w:sz w:val="16"/>
          <w:szCs w:val="16"/>
        </w:rPr>
      </w:pPr>
      <w:r w:rsidRPr="00121E9F">
        <w:rPr>
          <w:sz w:val="16"/>
          <w:szCs w:val="16"/>
        </w:rPr>
        <w:t xml:space="preserve">the Province </w:t>
      </w:r>
      <w:r w:rsidR="005E0466" w:rsidRPr="00121E9F">
        <w:rPr>
          <w:sz w:val="16"/>
          <w:szCs w:val="16"/>
        </w:rPr>
        <w:t>of</w:t>
      </w:r>
      <w:r w:rsidRPr="00121E9F">
        <w:rPr>
          <w:sz w:val="16"/>
          <w:szCs w:val="16"/>
        </w:rPr>
        <w:t xml:space="preserve"> Ontario, Canada</w:t>
      </w:r>
    </w:p>
    <w:p w14:paraId="29D27927" w14:textId="77777777" w:rsidR="00493CD5" w:rsidRPr="00121E9F" w:rsidRDefault="00493CD5">
      <w:pPr>
        <w:jc w:val="both"/>
        <w:rPr>
          <w:sz w:val="24"/>
          <w:szCs w:val="24"/>
        </w:rPr>
      </w:pPr>
    </w:p>
    <w:p w14:paraId="29D27928" w14:textId="77777777" w:rsidR="00493CD5" w:rsidRPr="00121E9F" w:rsidRDefault="00493CD5">
      <w:pPr>
        <w:jc w:val="both"/>
        <w:rPr>
          <w:sz w:val="24"/>
          <w:szCs w:val="24"/>
        </w:rPr>
      </w:pPr>
    </w:p>
    <w:p w14:paraId="29D27929" w14:textId="175613E1" w:rsidR="00493CD5" w:rsidRPr="00121E9F" w:rsidRDefault="00520C42">
      <w:pPr>
        <w:jc w:val="both"/>
        <w:rPr>
          <w:b/>
          <w:sz w:val="24"/>
          <w:szCs w:val="24"/>
        </w:rPr>
      </w:pPr>
      <w:commentRangeStart w:id="240"/>
      <w:r w:rsidRPr="00121E9F">
        <w:rPr>
          <w:sz w:val="24"/>
          <w:szCs w:val="24"/>
        </w:rPr>
        <w:t>Certificate No.</w:t>
      </w:r>
      <w:r w:rsidR="00366F7F" w:rsidRPr="00121E9F">
        <w:rPr>
          <w:sz w:val="24"/>
          <w:szCs w:val="24"/>
        </w:rPr>
        <w:t xml:space="preserve"> </w:t>
      </w:r>
      <w:r w:rsidR="00AF4DCC">
        <w:rPr>
          <w:sz w:val="24"/>
          <w:szCs w:val="24"/>
        </w:rPr>
        <w:t>1</w:t>
      </w:r>
      <w:r w:rsidRPr="00121E9F">
        <w:rPr>
          <w:sz w:val="24"/>
          <w:szCs w:val="24"/>
        </w:rPr>
        <w:t xml:space="preserve">, </w:t>
      </w:r>
      <w:r w:rsidR="00AF4DCC">
        <w:rPr>
          <w:sz w:val="24"/>
          <w:szCs w:val="24"/>
        </w:rPr>
        <w:t>Class A Common Shares</w:t>
      </w:r>
      <w:commentRangeEnd w:id="240"/>
      <w:r w:rsidR="00AF4DCC">
        <w:rPr>
          <w:rStyle w:val="CommentReference"/>
        </w:rPr>
        <w:commentReference w:id="240"/>
      </w:r>
    </w:p>
    <w:p w14:paraId="29D2792A" w14:textId="77777777" w:rsidR="00493CD5" w:rsidRPr="00121E9F" w:rsidRDefault="00493CD5">
      <w:pPr>
        <w:jc w:val="both"/>
        <w:rPr>
          <w:b/>
          <w:sz w:val="24"/>
          <w:szCs w:val="24"/>
        </w:rPr>
      </w:pPr>
    </w:p>
    <w:p w14:paraId="29D2792B" w14:textId="77777777" w:rsidR="00493CD5" w:rsidRPr="00121E9F" w:rsidRDefault="00493CD5">
      <w:pPr>
        <w:jc w:val="both"/>
        <w:rPr>
          <w:sz w:val="24"/>
          <w:szCs w:val="24"/>
        </w:rPr>
      </w:pPr>
    </w:p>
    <w:p w14:paraId="29D2792C" w14:textId="22400FD8" w:rsidR="00493CD5" w:rsidRPr="00121E9F" w:rsidRDefault="00520C42">
      <w:pPr>
        <w:jc w:val="both"/>
        <w:rPr>
          <w:sz w:val="24"/>
          <w:szCs w:val="24"/>
        </w:rPr>
      </w:pPr>
      <w:r w:rsidRPr="00121E9F">
        <w:rPr>
          <w:sz w:val="24"/>
          <w:szCs w:val="24"/>
        </w:rPr>
        <w:t xml:space="preserve">This Certificate certifies that </w:t>
      </w:r>
      <w:del w:id="241" w:author="Legal - Robert Onley" w:date="2025-09-06T19:09:00Z" w16du:dateUtc="2025-09-06T23:09:00Z">
        <w:r w:rsidR="00AF4DCC" w:rsidDel="00AC53EA">
          <w:rPr>
            <w:sz w:val="24"/>
            <w:szCs w:val="24"/>
          </w:rPr>
          <w:delText>Signifi Solutions Inc.</w:delText>
        </w:r>
      </w:del>
      <w:ins w:id="242" w:author="Legal - Robert Onley" w:date="2025-09-06T19:09:00Z" w16du:dateUtc="2025-09-06T23:09:00Z">
        <w:r w:rsidR="00AC53EA">
          <w:rPr>
            <w:sz w:val="24"/>
            <w:szCs w:val="24"/>
          </w:rPr>
          <w:t>{{Shareholder}}</w:t>
        </w:r>
      </w:ins>
      <w:r w:rsidRPr="00121E9F">
        <w:rPr>
          <w:b/>
          <w:sz w:val="24"/>
          <w:szCs w:val="24"/>
        </w:rPr>
        <w:t xml:space="preserve"> is the registered holder of </w:t>
      </w:r>
      <w:del w:id="243" w:author="Legal - Robert Onley" w:date="2025-09-06T19:08:00Z" w16du:dateUtc="2025-09-06T23:08:00Z">
        <w:r w:rsidR="00AF4DCC" w:rsidDel="00AC53EA">
          <w:rPr>
            <w:b/>
            <w:sz w:val="24"/>
            <w:szCs w:val="24"/>
          </w:rPr>
          <w:delText>100</w:delText>
        </w:r>
        <w:r w:rsidRPr="00121E9F" w:rsidDel="00AC53EA">
          <w:rPr>
            <w:b/>
            <w:sz w:val="24"/>
            <w:szCs w:val="24"/>
          </w:rPr>
          <w:delText xml:space="preserve"> common shares</w:delText>
        </w:r>
      </w:del>
      <w:ins w:id="244" w:author="Legal - Robert Onley" w:date="2025-09-06T19:08:00Z" w16du:dateUtc="2025-09-06T23:08:00Z">
        <w:r w:rsidR="00AC53EA">
          <w:rPr>
            <w:b/>
            <w:sz w:val="24"/>
            <w:szCs w:val="24"/>
          </w:rPr>
          <w:t>{{</w:t>
        </w:r>
        <w:proofErr w:type="spellStart"/>
        <w:r w:rsidR="00AC53EA">
          <w:rPr>
            <w:b/>
            <w:sz w:val="24"/>
            <w:szCs w:val="24"/>
          </w:rPr>
          <w:t>numberShares</w:t>
        </w:r>
        <w:proofErr w:type="spellEnd"/>
        <w:r w:rsidR="00AC53EA">
          <w:rPr>
            <w:b/>
            <w:sz w:val="24"/>
            <w:szCs w:val="24"/>
          </w:rPr>
          <w:t>}}</w:t>
        </w:r>
      </w:ins>
      <w:r w:rsidRPr="00121E9F">
        <w:rPr>
          <w:sz w:val="24"/>
          <w:szCs w:val="24"/>
        </w:rPr>
        <w:t xml:space="preserve"> in the capital of </w:t>
      </w:r>
      <w:del w:id="245" w:author="Legal - Robert Onley" w:date="2025-09-06T19:07:00Z" w16du:dateUtc="2025-09-06T23:07:00Z">
        <w:r w:rsidR="002628AE" w:rsidRPr="00121E9F" w:rsidDel="00AC53EA">
          <w:rPr>
            <w:sz w:val="24"/>
            <w:szCs w:val="24"/>
          </w:rPr>
          <w:delText>Signifi Capital Inc.</w:delText>
        </w:r>
      </w:del>
      <w:ins w:id="246" w:author="Legal - Robert Onley" w:date="2025-09-06T19:07:00Z" w16du:dateUtc="2025-09-06T23:07:00Z">
        <w:r w:rsidR="00AC53EA">
          <w:rPr>
            <w:sz w:val="24"/>
            <w:szCs w:val="24"/>
          </w:rPr>
          <w:t>{{</w:t>
        </w:r>
        <w:proofErr w:type="spellStart"/>
        <w:r w:rsidR="00AC53EA">
          <w:rPr>
            <w:sz w:val="24"/>
            <w:szCs w:val="24"/>
          </w:rPr>
          <w:t>CompanyName</w:t>
        </w:r>
        <w:proofErr w:type="spellEnd"/>
        <w:r w:rsidR="00AC53EA">
          <w:rPr>
            <w:sz w:val="24"/>
            <w:szCs w:val="24"/>
          </w:rPr>
          <w:t>}}</w:t>
        </w:r>
      </w:ins>
      <w:r w:rsidRPr="00121E9F">
        <w:rPr>
          <w:sz w:val="24"/>
          <w:szCs w:val="24"/>
        </w:rPr>
        <w:t>.</w:t>
      </w:r>
    </w:p>
    <w:p w14:paraId="29D2792D" w14:textId="77777777" w:rsidR="00493CD5" w:rsidRPr="00121E9F" w:rsidRDefault="00493CD5">
      <w:pPr>
        <w:jc w:val="both"/>
        <w:rPr>
          <w:sz w:val="24"/>
          <w:szCs w:val="24"/>
        </w:rPr>
      </w:pPr>
    </w:p>
    <w:p w14:paraId="29D2792E" w14:textId="77777777" w:rsidR="00493CD5" w:rsidRPr="00121E9F" w:rsidRDefault="00493CD5">
      <w:pPr>
        <w:jc w:val="both"/>
        <w:rPr>
          <w:sz w:val="24"/>
          <w:szCs w:val="24"/>
        </w:rPr>
      </w:pPr>
    </w:p>
    <w:p w14:paraId="29D2792F" w14:textId="3444D30A" w:rsidR="00493CD5" w:rsidRPr="00121E9F" w:rsidRDefault="00520C42">
      <w:pPr>
        <w:jc w:val="both"/>
        <w:rPr>
          <w:b/>
          <w:sz w:val="24"/>
          <w:szCs w:val="24"/>
        </w:rPr>
      </w:pPr>
      <w:r w:rsidRPr="00121E9F">
        <w:rPr>
          <w:sz w:val="24"/>
          <w:szCs w:val="24"/>
        </w:rPr>
        <w:t xml:space="preserve">This Certificate is issued by the </w:t>
      </w:r>
      <w:bookmarkStart w:id="247" w:name="_sbdt_8ce69ae754505762_169"/>
      <w:r w:rsidRPr="00121E9F">
        <w:rPr>
          <w:sz w:val="24"/>
          <w:szCs w:val="24"/>
        </w:rPr>
        <w:t>Corporation</w:t>
      </w:r>
      <w:bookmarkEnd w:id="247"/>
      <w:r w:rsidRPr="00121E9F">
        <w:rPr>
          <w:sz w:val="24"/>
          <w:szCs w:val="24"/>
        </w:rPr>
        <w:t xml:space="preserve"> by its duly authorized officers of the </w:t>
      </w:r>
      <w:bookmarkStart w:id="248" w:name="_sbdt_8ce69ae754505762_170"/>
      <w:r w:rsidRPr="00121E9F">
        <w:rPr>
          <w:sz w:val="24"/>
          <w:szCs w:val="24"/>
        </w:rPr>
        <w:t>Corporation</w:t>
      </w:r>
      <w:bookmarkEnd w:id="248"/>
      <w:r w:rsidRPr="00121E9F">
        <w:rPr>
          <w:sz w:val="24"/>
          <w:szCs w:val="24"/>
        </w:rPr>
        <w:t xml:space="preserve"> this </w:t>
      </w:r>
      <w:r w:rsidRPr="00121E9F">
        <w:rPr>
          <w:b/>
          <w:sz w:val="24"/>
          <w:szCs w:val="24"/>
          <w:vertAlign w:val="superscript"/>
        </w:rPr>
        <w:t>{{</w:t>
      </w:r>
      <w:bookmarkStart w:id="249" w:name="_sbdt_6df91d8da8545c65_386"/>
      <w:r w:rsidRPr="00121E9F">
        <w:rPr>
          <w:b/>
          <w:sz w:val="24"/>
          <w:szCs w:val="24"/>
          <w:vertAlign w:val="superscript"/>
        </w:rPr>
        <w:t>Day</w:t>
      </w:r>
      <w:bookmarkEnd w:id="249"/>
      <w:r w:rsidRPr="00121E9F">
        <w:rPr>
          <w:b/>
          <w:sz w:val="24"/>
          <w:szCs w:val="24"/>
          <w:vertAlign w:val="superscript"/>
        </w:rPr>
        <w:t>}}</w:t>
      </w:r>
      <w:r w:rsidRPr="00121E9F">
        <w:rPr>
          <w:sz w:val="24"/>
          <w:szCs w:val="24"/>
        </w:rPr>
        <w:t xml:space="preserve"> day of </w:t>
      </w:r>
      <w:r w:rsidRPr="00121E9F">
        <w:rPr>
          <w:b/>
          <w:bCs/>
          <w:sz w:val="24"/>
          <w:szCs w:val="24"/>
        </w:rPr>
        <w:t>{{</w:t>
      </w:r>
      <w:bookmarkStart w:id="250" w:name="_sbdt_5e40ef6ce9c06c58_334"/>
      <w:r w:rsidRPr="00121E9F">
        <w:rPr>
          <w:b/>
          <w:bCs/>
          <w:sz w:val="24"/>
          <w:szCs w:val="24"/>
        </w:rPr>
        <w:t>Month</w:t>
      </w:r>
      <w:bookmarkEnd w:id="250"/>
      <w:r w:rsidRPr="00121E9F">
        <w:rPr>
          <w:b/>
          <w:bCs/>
          <w:sz w:val="24"/>
          <w:szCs w:val="24"/>
        </w:rPr>
        <w:t>}}, {{</w:t>
      </w:r>
      <w:bookmarkStart w:id="251" w:name="_sbdt_3b5df65ac09a55cd_367"/>
      <w:r w:rsidRPr="00121E9F">
        <w:rPr>
          <w:b/>
          <w:bCs/>
          <w:sz w:val="24"/>
          <w:szCs w:val="24"/>
        </w:rPr>
        <w:t>Year</w:t>
      </w:r>
      <w:bookmarkEnd w:id="251"/>
      <w:r w:rsidRPr="00121E9F">
        <w:rPr>
          <w:b/>
          <w:bCs/>
          <w:sz w:val="24"/>
          <w:szCs w:val="24"/>
        </w:rPr>
        <w:t>}}</w:t>
      </w:r>
      <w:r w:rsidR="00366F7F" w:rsidRPr="00121E9F">
        <w:rPr>
          <w:b/>
          <w:bCs/>
          <w:sz w:val="24"/>
          <w:szCs w:val="24"/>
        </w:rPr>
        <w:t>.</w:t>
      </w:r>
    </w:p>
    <w:p w14:paraId="29D27930" w14:textId="77777777" w:rsidR="00493CD5" w:rsidRPr="00121E9F" w:rsidRDefault="00493CD5">
      <w:pPr>
        <w:jc w:val="both"/>
        <w:rPr>
          <w:sz w:val="24"/>
          <w:szCs w:val="24"/>
        </w:rPr>
      </w:pPr>
    </w:p>
    <w:p w14:paraId="29D27931" w14:textId="77777777" w:rsidR="00493CD5" w:rsidRPr="00121E9F" w:rsidRDefault="00493CD5">
      <w:pPr>
        <w:jc w:val="both"/>
        <w:rPr>
          <w:sz w:val="24"/>
          <w:szCs w:val="24"/>
        </w:rPr>
      </w:pPr>
    </w:p>
    <w:p w14:paraId="29D27932" w14:textId="77777777" w:rsidR="00493CD5" w:rsidRPr="00121E9F" w:rsidRDefault="00493CD5">
      <w:pPr>
        <w:jc w:val="both"/>
        <w:rPr>
          <w:sz w:val="24"/>
          <w:szCs w:val="24"/>
        </w:rPr>
      </w:pPr>
    </w:p>
    <w:p w14:paraId="29D27933" w14:textId="77777777" w:rsidR="00493CD5" w:rsidRPr="00121E9F" w:rsidRDefault="00493CD5">
      <w:pPr>
        <w:jc w:val="both"/>
        <w:rPr>
          <w:sz w:val="24"/>
          <w:szCs w:val="24"/>
        </w:rPr>
      </w:pPr>
    </w:p>
    <w:p w14:paraId="29D27934" w14:textId="77777777" w:rsidR="00493CD5" w:rsidRPr="00121E9F" w:rsidRDefault="00493CD5">
      <w:pPr>
        <w:jc w:val="both"/>
        <w:rPr>
          <w:sz w:val="24"/>
          <w:szCs w:val="24"/>
        </w:rPr>
      </w:pPr>
    </w:p>
    <w:p w14:paraId="29D27935" w14:textId="22C3668B" w:rsidR="00493CD5" w:rsidRPr="00121E9F" w:rsidRDefault="00520C42">
      <w:pPr>
        <w:jc w:val="both"/>
        <w:rPr>
          <w:sz w:val="24"/>
          <w:szCs w:val="24"/>
          <w:highlight w:val="white"/>
        </w:rPr>
      </w:pPr>
      <w:r w:rsidRPr="00121E9F">
        <w:rPr>
          <w:sz w:val="24"/>
          <w:szCs w:val="24"/>
          <w:highlight w:val="white"/>
        </w:rPr>
        <w:t xml:space="preserve">____________________________ </w:t>
      </w:r>
      <w:r w:rsidR="00A508FA" w:rsidRPr="00121E9F">
        <w:rPr>
          <w:sz w:val="24"/>
          <w:szCs w:val="24"/>
          <w:highlight w:val="white"/>
        </w:rPr>
        <w:t xml:space="preserve"> </w:t>
      </w:r>
      <w:r w:rsidRPr="00121E9F">
        <w:rPr>
          <w:sz w:val="24"/>
          <w:szCs w:val="24"/>
          <w:highlight w:val="white"/>
        </w:rPr>
        <w:t>____________________________</w:t>
      </w:r>
    </w:p>
    <w:p w14:paraId="29D27936" w14:textId="3D41A99B" w:rsidR="00493CD5" w:rsidRPr="00121E9F" w:rsidRDefault="00520C42" w:rsidP="00A508FA">
      <w:pPr>
        <w:rPr>
          <w:sz w:val="24"/>
          <w:szCs w:val="24"/>
        </w:rPr>
      </w:pPr>
      <w:bookmarkStart w:id="252" w:name="_sbdt_be72d1639eab328b_260"/>
      <w:r w:rsidRPr="00121E9F">
        <w:rPr>
          <w:sz w:val="24"/>
          <w:szCs w:val="24"/>
          <w:highlight w:val="white"/>
        </w:rPr>
        <w:t>President</w:t>
      </w:r>
      <w:bookmarkEnd w:id="252"/>
      <w:r w:rsidRPr="00121E9F">
        <w:rPr>
          <w:sz w:val="24"/>
          <w:szCs w:val="24"/>
          <w:highlight w:val="white"/>
        </w:rPr>
        <w:t xml:space="preserve">  </w:t>
      </w:r>
      <w:r w:rsidRPr="00121E9F">
        <w:rPr>
          <w:sz w:val="24"/>
          <w:szCs w:val="24"/>
        </w:rPr>
        <w:t xml:space="preserve">                                       </w:t>
      </w:r>
      <w:r w:rsidR="00A508FA" w:rsidRPr="00121E9F">
        <w:rPr>
          <w:sz w:val="24"/>
          <w:szCs w:val="24"/>
        </w:rPr>
        <w:t xml:space="preserve">  </w:t>
      </w:r>
      <w:bookmarkStart w:id="253" w:name="_sbdt_81cd7762d16e6af7_284"/>
      <w:r w:rsidRPr="00121E9F">
        <w:rPr>
          <w:sz w:val="24"/>
          <w:szCs w:val="24"/>
        </w:rPr>
        <w:t>Secretary</w:t>
      </w:r>
      <w:bookmarkEnd w:id="253"/>
    </w:p>
    <w:p w14:paraId="29D27937" w14:textId="77777777" w:rsidR="00493CD5" w:rsidRPr="00121E9F" w:rsidRDefault="00493CD5">
      <w:pPr>
        <w:rPr>
          <w:sz w:val="24"/>
          <w:szCs w:val="24"/>
        </w:rPr>
      </w:pPr>
    </w:p>
    <w:p w14:paraId="29D27938" w14:textId="77777777" w:rsidR="00493CD5" w:rsidRPr="00121E9F" w:rsidRDefault="00493CD5">
      <w:pPr>
        <w:rPr>
          <w:sz w:val="24"/>
          <w:szCs w:val="24"/>
        </w:rPr>
      </w:pPr>
    </w:p>
    <w:p w14:paraId="29D27939" w14:textId="77777777" w:rsidR="00493CD5" w:rsidRPr="00121E9F" w:rsidRDefault="00493CD5">
      <w:pPr>
        <w:rPr>
          <w:sz w:val="24"/>
          <w:szCs w:val="24"/>
        </w:rPr>
      </w:pPr>
    </w:p>
    <w:p w14:paraId="29D2793A" w14:textId="77777777" w:rsidR="00493CD5" w:rsidRPr="00121E9F" w:rsidRDefault="00493CD5">
      <w:pPr>
        <w:rPr>
          <w:sz w:val="24"/>
          <w:szCs w:val="24"/>
        </w:rPr>
      </w:pPr>
    </w:p>
    <w:p w14:paraId="29D2793B" w14:textId="77777777" w:rsidR="00493CD5" w:rsidRPr="00121E9F" w:rsidRDefault="00493CD5">
      <w:pPr>
        <w:rPr>
          <w:sz w:val="24"/>
          <w:szCs w:val="24"/>
        </w:rPr>
      </w:pPr>
    </w:p>
    <w:p w14:paraId="29D2793C" w14:textId="77777777" w:rsidR="00493CD5" w:rsidRPr="00121E9F" w:rsidRDefault="00493CD5">
      <w:pPr>
        <w:rPr>
          <w:sz w:val="24"/>
          <w:szCs w:val="24"/>
        </w:rPr>
      </w:pPr>
    </w:p>
    <w:p w14:paraId="29D2793D" w14:textId="77777777" w:rsidR="00493CD5" w:rsidRPr="00121E9F" w:rsidRDefault="00493CD5">
      <w:pPr>
        <w:rPr>
          <w:sz w:val="24"/>
          <w:szCs w:val="24"/>
        </w:rPr>
      </w:pPr>
    </w:p>
    <w:p w14:paraId="29D2793E" w14:textId="77777777" w:rsidR="00493CD5" w:rsidRPr="00121E9F" w:rsidRDefault="00493CD5">
      <w:pPr>
        <w:rPr>
          <w:sz w:val="24"/>
          <w:szCs w:val="24"/>
        </w:rPr>
      </w:pPr>
    </w:p>
    <w:p w14:paraId="29D2793F" w14:textId="77777777" w:rsidR="00493CD5" w:rsidRPr="00121E9F" w:rsidRDefault="00493CD5">
      <w:pPr>
        <w:rPr>
          <w:sz w:val="24"/>
          <w:szCs w:val="24"/>
        </w:rPr>
      </w:pPr>
    </w:p>
    <w:p w14:paraId="29D27940" w14:textId="77777777" w:rsidR="00493CD5" w:rsidRPr="00121E9F" w:rsidRDefault="00493CD5">
      <w:pPr>
        <w:rPr>
          <w:sz w:val="24"/>
          <w:szCs w:val="24"/>
        </w:rPr>
      </w:pPr>
    </w:p>
    <w:p w14:paraId="29D27941" w14:textId="77777777" w:rsidR="00493CD5" w:rsidRPr="00121E9F" w:rsidRDefault="00493CD5">
      <w:pPr>
        <w:rPr>
          <w:sz w:val="24"/>
          <w:szCs w:val="24"/>
        </w:rPr>
      </w:pPr>
    </w:p>
    <w:p w14:paraId="29D27942" w14:textId="77777777" w:rsidR="00493CD5" w:rsidRPr="00121E9F" w:rsidRDefault="00493CD5">
      <w:pPr>
        <w:rPr>
          <w:sz w:val="24"/>
          <w:szCs w:val="24"/>
        </w:rPr>
      </w:pPr>
    </w:p>
    <w:p w14:paraId="29D27943" w14:textId="77777777" w:rsidR="00493CD5" w:rsidRPr="00121E9F" w:rsidRDefault="00493CD5">
      <w:pPr>
        <w:rPr>
          <w:sz w:val="24"/>
          <w:szCs w:val="24"/>
        </w:rPr>
      </w:pPr>
    </w:p>
    <w:p w14:paraId="29D27944" w14:textId="77777777" w:rsidR="00493CD5" w:rsidRPr="00121E9F" w:rsidRDefault="00493CD5">
      <w:pPr>
        <w:rPr>
          <w:sz w:val="24"/>
          <w:szCs w:val="24"/>
        </w:rPr>
      </w:pPr>
    </w:p>
    <w:p w14:paraId="29D27970" w14:textId="5E34CF1E" w:rsidR="00493CD5" w:rsidRPr="00121E9F" w:rsidRDefault="002628AE">
      <w:pPr>
        <w:jc w:val="center"/>
        <w:rPr>
          <w:b/>
          <w:sz w:val="36"/>
          <w:szCs w:val="36"/>
        </w:rPr>
      </w:pPr>
      <w:del w:id="254" w:author="Legal - Robert Onley" w:date="2025-09-06T19:07:00Z" w16du:dateUtc="2025-09-06T23:07:00Z">
        <w:r w:rsidRPr="00121E9F" w:rsidDel="00AC53EA">
          <w:rPr>
            <w:b/>
            <w:sz w:val="32"/>
            <w:szCs w:val="32"/>
          </w:rPr>
          <w:lastRenderedPageBreak/>
          <w:delText>Signifi Capital Inc.</w:delText>
        </w:r>
      </w:del>
      <w:ins w:id="255" w:author="Legal - Robert Onley" w:date="2025-09-06T19:07:00Z" w16du:dateUtc="2025-09-06T23:07:00Z">
        <w:r w:rsidR="00AC53EA">
          <w:rPr>
            <w:b/>
            <w:sz w:val="32"/>
            <w:szCs w:val="32"/>
          </w:rPr>
          <w:t>{{</w:t>
        </w:r>
        <w:proofErr w:type="spellStart"/>
        <w:r w:rsidR="00AC53EA">
          <w:rPr>
            <w:b/>
            <w:sz w:val="32"/>
            <w:szCs w:val="32"/>
          </w:rPr>
          <w:t>CompanyName</w:t>
        </w:r>
        <w:proofErr w:type="spellEnd"/>
        <w:r w:rsidR="00AC53EA">
          <w:rPr>
            <w:b/>
            <w:sz w:val="32"/>
            <w:szCs w:val="32"/>
          </w:rPr>
          <w:t>}}</w:t>
        </w:r>
      </w:ins>
    </w:p>
    <w:p w14:paraId="29D27971" w14:textId="77777777" w:rsidR="00493CD5" w:rsidRPr="00121E9F" w:rsidRDefault="00520C42" w:rsidP="007D6CC4">
      <w:pPr>
        <w:pStyle w:val="Heading1"/>
      </w:pPr>
      <w:bookmarkStart w:id="256" w:name="_Toc208034386"/>
      <w:r w:rsidRPr="00121E9F">
        <w:t>REGISTER OF SHAREHOLDERS (SECURITIES REGISTER)</w:t>
      </w:r>
      <w:bookmarkEnd w:id="256"/>
    </w:p>
    <w:p w14:paraId="29D27972" w14:textId="77777777" w:rsidR="00493CD5" w:rsidRPr="00121E9F" w:rsidRDefault="00493CD5">
      <w:pPr>
        <w:jc w:val="both"/>
        <w:rPr>
          <w:b/>
          <w:sz w:val="24"/>
          <w:szCs w:val="24"/>
        </w:rPr>
      </w:pPr>
    </w:p>
    <w:p w14:paraId="29D27973" w14:textId="77777777" w:rsidR="00493CD5" w:rsidRPr="00121E9F" w:rsidRDefault="00493CD5">
      <w:pPr>
        <w:jc w:val="both"/>
        <w:rPr>
          <w:b/>
          <w:sz w:val="24"/>
          <w:szCs w:val="24"/>
        </w:rPr>
      </w:pPr>
    </w:p>
    <w:p w14:paraId="29D27974" w14:textId="77777777" w:rsidR="00493CD5" w:rsidRPr="00121E9F" w:rsidRDefault="00493CD5">
      <w:pPr>
        <w:jc w:val="both"/>
        <w:rPr>
          <w:b/>
          <w:sz w:val="24"/>
          <w:szCs w:val="24"/>
        </w:rPr>
      </w:pPr>
    </w:p>
    <w:tbl>
      <w:tblPr>
        <w:tblStyle w:val="afffffffffffffffffffffffffffa"/>
        <w:tblW w:w="9359"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Layout w:type="fixed"/>
        <w:tblLook w:val="0600" w:firstRow="0" w:lastRow="0" w:firstColumn="0" w:lastColumn="0" w:noHBand="1" w:noVBand="1"/>
      </w:tblPr>
      <w:tblGrid>
        <w:gridCol w:w="1740"/>
        <w:gridCol w:w="1440"/>
        <w:gridCol w:w="1514"/>
        <w:gridCol w:w="1275"/>
        <w:gridCol w:w="1140"/>
        <w:gridCol w:w="2250"/>
      </w:tblGrid>
      <w:tr w:rsidR="00493CD5" w:rsidRPr="00121E9F" w14:paraId="29D2798B" w14:textId="77777777">
        <w:trPr>
          <w:trHeight w:val="1360"/>
        </w:trPr>
        <w:tc>
          <w:tcPr>
            <w:tcW w:w="1740" w:type="dxa"/>
            <w:tcMar>
              <w:top w:w="100" w:type="dxa"/>
              <w:left w:w="100" w:type="dxa"/>
              <w:bottom w:w="100" w:type="dxa"/>
              <w:right w:w="100" w:type="dxa"/>
            </w:tcMar>
          </w:tcPr>
          <w:p w14:paraId="29D27975" w14:textId="77777777" w:rsidR="00493CD5" w:rsidRPr="00121E9F" w:rsidRDefault="00520C42">
            <w:pPr>
              <w:jc w:val="center"/>
              <w:rPr>
                <w:sz w:val="18"/>
                <w:szCs w:val="18"/>
              </w:rPr>
            </w:pPr>
            <w:r w:rsidRPr="00121E9F">
              <w:rPr>
                <w:sz w:val="18"/>
                <w:szCs w:val="18"/>
              </w:rPr>
              <w:tab/>
            </w:r>
            <w:r w:rsidRPr="00121E9F">
              <w:rPr>
                <w:sz w:val="18"/>
                <w:szCs w:val="18"/>
              </w:rPr>
              <w:tab/>
            </w:r>
          </w:p>
          <w:p w14:paraId="29D27976" w14:textId="77777777" w:rsidR="00493CD5" w:rsidRPr="00121E9F" w:rsidRDefault="00520C42">
            <w:pPr>
              <w:jc w:val="center"/>
              <w:rPr>
                <w:sz w:val="18"/>
                <w:szCs w:val="18"/>
              </w:rPr>
            </w:pPr>
            <w:r w:rsidRPr="00121E9F">
              <w:rPr>
                <w:sz w:val="18"/>
                <w:szCs w:val="18"/>
              </w:rPr>
              <w:t>Name of Shareholder</w:t>
            </w:r>
          </w:p>
          <w:p w14:paraId="29D27977" w14:textId="77777777" w:rsidR="00493CD5" w:rsidRPr="00121E9F" w:rsidRDefault="00520C42">
            <w:pPr>
              <w:jc w:val="center"/>
              <w:rPr>
                <w:sz w:val="18"/>
                <w:szCs w:val="18"/>
              </w:rPr>
            </w:pPr>
            <w:r w:rsidRPr="00121E9F">
              <w:rPr>
                <w:sz w:val="18"/>
                <w:szCs w:val="18"/>
              </w:rPr>
              <w:t>(Last, First, Second)</w:t>
            </w:r>
          </w:p>
          <w:p w14:paraId="29D27978" w14:textId="77777777" w:rsidR="00493CD5" w:rsidRPr="00121E9F" w:rsidRDefault="00520C42">
            <w:pPr>
              <w:jc w:val="center"/>
              <w:rPr>
                <w:sz w:val="18"/>
                <w:szCs w:val="18"/>
              </w:rPr>
            </w:pPr>
            <w:r w:rsidRPr="00121E9F">
              <w:rPr>
                <w:sz w:val="18"/>
                <w:szCs w:val="18"/>
              </w:rPr>
              <w:tab/>
            </w:r>
          </w:p>
        </w:tc>
        <w:tc>
          <w:tcPr>
            <w:tcW w:w="1440" w:type="dxa"/>
            <w:tcMar>
              <w:top w:w="100" w:type="dxa"/>
              <w:left w:w="100" w:type="dxa"/>
              <w:bottom w:w="100" w:type="dxa"/>
              <w:right w:w="100" w:type="dxa"/>
            </w:tcMar>
          </w:tcPr>
          <w:p w14:paraId="29D27979" w14:textId="77777777" w:rsidR="00493CD5" w:rsidRPr="00121E9F" w:rsidRDefault="00493CD5">
            <w:pPr>
              <w:widowControl w:val="0"/>
              <w:jc w:val="center"/>
              <w:rPr>
                <w:sz w:val="18"/>
                <w:szCs w:val="18"/>
              </w:rPr>
            </w:pPr>
          </w:p>
          <w:p w14:paraId="29D2797A" w14:textId="77777777" w:rsidR="00493CD5" w:rsidRPr="00121E9F" w:rsidRDefault="00520C42">
            <w:pPr>
              <w:widowControl w:val="0"/>
              <w:jc w:val="center"/>
              <w:rPr>
                <w:sz w:val="18"/>
                <w:szCs w:val="18"/>
              </w:rPr>
            </w:pPr>
            <w:bookmarkStart w:id="257" w:name="_sbdt_7ef5f25d9fcf7c46_359"/>
            <w:r w:rsidRPr="00121E9F">
              <w:rPr>
                <w:sz w:val="18"/>
                <w:szCs w:val="18"/>
              </w:rPr>
              <w:t>Date</w:t>
            </w:r>
            <w:bookmarkEnd w:id="257"/>
          </w:p>
          <w:p w14:paraId="29D2797B" w14:textId="77777777" w:rsidR="00493CD5" w:rsidRPr="00121E9F" w:rsidRDefault="00520C42">
            <w:pPr>
              <w:widowControl w:val="0"/>
              <w:jc w:val="center"/>
              <w:rPr>
                <w:sz w:val="18"/>
                <w:szCs w:val="18"/>
              </w:rPr>
            </w:pPr>
            <w:r w:rsidRPr="00121E9F">
              <w:rPr>
                <w:sz w:val="18"/>
                <w:szCs w:val="18"/>
              </w:rPr>
              <w:t>Became</w:t>
            </w:r>
          </w:p>
          <w:p w14:paraId="29D2797C" w14:textId="77777777" w:rsidR="00493CD5" w:rsidRPr="00121E9F" w:rsidRDefault="00520C42">
            <w:pPr>
              <w:jc w:val="center"/>
              <w:rPr>
                <w:sz w:val="18"/>
                <w:szCs w:val="18"/>
              </w:rPr>
            </w:pPr>
            <w:r w:rsidRPr="00121E9F">
              <w:rPr>
                <w:sz w:val="18"/>
                <w:szCs w:val="18"/>
              </w:rPr>
              <w:t>Shareholder</w:t>
            </w:r>
            <w:r w:rsidRPr="00121E9F">
              <w:rPr>
                <w:sz w:val="18"/>
                <w:szCs w:val="18"/>
              </w:rPr>
              <w:tab/>
            </w:r>
          </w:p>
        </w:tc>
        <w:tc>
          <w:tcPr>
            <w:tcW w:w="1514" w:type="dxa"/>
            <w:tcMar>
              <w:top w:w="100" w:type="dxa"/>
              <w:left w:w="100" w:type="dxa"/>
              <w:bottom w:w="100" w:type="dxa"/>
              <w:right w:w="100" w:type="dxa"/>
            </w:tcMar>
          </w:tcPr>
          <w:p w14:paraId="29D2797D" w14:textId="77777777" w:rsidR="00493CD5" w:rsidRPr="00121E9F" w:rsidRDefault="00520C42">
            <w:pPr>
              <w:widowControl w:val="0"/>
              <w:jc w:val="center"/>
              <w:rPr>
                <w:sz w:val="18"/>
                <w:szCs w:val="18"/>
              </w:rPr>
            </w:pPr>
            <w:r w:rsidRPr="00121E9F">
              <w:rPr>
                <w:sz w:val="18"/>
                <w:szCs w:val="18"/>
              </w:rPr>
              <w:tab/>
            </w:r>
          </w:p>
          <w:p w14:paraId="29D2797E" w14:textId="77777777" w:rsidR="00493CD5" w:rsidRPr="00121E9F" w:rsidRDefault="00520C42">
            <w:pPr>
              <w:widowControl w:val="0"/>
              <w:jc w:val="center"/>
              <w:rPr>
                <w:sz w:val="18"/>
                <w:szCs w:val="18"/>
              </w:rPr>
            </w:pPr>
            <w:bookmarkStart w:id="258" w:name="_sbdt_7ef5f25d9fcf7c46_360"/>
            <w:r w:rsidRPr="00121E9F">
              <w:rPr>
                <w:sz w:val="18"/>
                <w:szCs w:val="18"/>
              </w:rPr>
              <w:t>Date</w:t>
            </w:r>
            <w:bookmarkEnd w:id="258"/>
          </w:p>
          <w:p w14:paraId="29D2797F" w14:textId="77777777" w:rsidR="00493CD5" w:rsidRPr="00121E9F" w:rsidRDefault="00520C42">
            <w:pPr>
              <w:widowControl w:val="0"/>
              <w:jc w:val="center"/>
              <w:rPr>
                <w:sz w:val="18"/>
                <w:szCs w:val="18"/>
              </w:rPr>
            </w:pPr>
            <w:r w:rsidRPr="00121E9F">
              <w:rPr>
                <w:sz w:val="18"/>
                <w:szCs w:val="18"/>
              </w:rPr>
              <w:t xml:space="preserve">Ceased </w:t>
            </w:r>
            <w:r w:rsidRPr="00121E9F">
              <w:rPr>
                <w:sz w:val="18"/>
                <w:szCs w:val="18"/>
              </w:rPr>
              <w:tab/>
              <w:t>to be</w:t>
            </w:r>
          </w:p>
          <w:p w14:paraId="29D27980" w14:textId="77777777" w:rsidR="00493CD5" w:rsidRPr="00121E9F" w:rsidRDefault="00520C42">
            <w:pPr>
              <w:jc w:val="center"/>
              <w:rPr>
                <w:sz w:val="18"/>
                <w:szCs w:val="18"/>
              </w:rPr>
            </w:pPr>
            <w:r w:rsidRPr="00121E9F">
              <w:rPr>
                <w:sz w:val="18"/>
                <w:szCs w:val="18"/>
              </w:rPr>
              <w:t>Shareholder</w:t>
            </w:r>
          </w:p>
          <w:p w14:paraId="29D27981" w14:textId="77777777" w:rsidR="00493CD5" w:rsidRPr="00121E9F" w:rsidRDefault="00520C42">
            <w:pPr>
              <w:jc w:val="center"/>
              <w:rPr>
                <w:sz w:val="18"/>
                <w:szCs w:val="18"/>
              </w:rPr>
            </w:pPr>
            <w:r w:rsidRPr="00121E9F">
              <w:rPr>
                <w:sz w:val="18"/>
                <w:szCs w:val="18"/>
              </w:rPr>
              <w:tab/>
            </w:r>
            <w:r w:rsidRPr="00121E9F">
              <w:rPr>
                <w:sz w:val="18"/>
                <w:szCs w:val="18"/>
              </w:rPr>
              <w:tab/>
            </w:r>
          </w:p>
        </w:tc>
        <w:tc>
          <w:tcPr>
            <w:tcW w:w="1275" w:type="dxa"/>
            <w:tcMar>
              <w:top w:w="100" w:type="dxa"/>
              <w:left w:w="100" w:type="dxa"/>
              <w:bottom w:w="100" w:type="dxa"/>
              <w:right w:w="100" w:type="dxa"/>
            </w:tcMar>
          </w:tcPr>
          <w:p w14:paraId="29D27982" w14:textId="4BEA2A1A" w:rsidR="00493CD5" w:rsidRPr="00121E9F" w:rsidRDefault="00520C42">
            <w:pPr>
              <w:widowControl w:val="0"/>
              <w:jc w:val="center"/>
              <w:rPr>
                <w:sz w:val="18"/>
                <w:szCs w:val="18"/>
              </w:rPr>
            </w:pPr>
            <w:r w:rsidRPr="00121E9F">
              <w:rPr>
                <w:sz w:val="18"/>
                <w:szCs w:val="18"/>
              </w:rPr>
              <w:t>Class &amp; Kind</w:t>
            </w:r>
          </w:p>
          <w:p w14:paraId="29D27983" w14:textId="31E4B606" w:rsidR="00493CD5" w:rsidRPr="00121E9F" w:rsidRDefault="005E0466">
            <w:pPr>
              <w:jc w:val="center"/>
              <w:rPr>
                <w:sz w:val="18"/>
                <w:szCs w:val="18"/>
              </w:rPr>
            </w:pPr>
            <w:r w:rsidRPr="00121E9F">
              <w:rPr>
                <w:sz w:val="18"/>
                <w:szCs w:val="18"/>
              </w:rPr>
              <w:t>of</w:t>
            </w:r>
            <w:r w:rsidR="00520C42" w:rsidRPr="00121E9F">
              <w:rPr>
                <w:sz w:val="18"/>
                <w:szCs w:val="18"/>
              </w:rPr>
              <w:t xml:space="preserve"> Shares</w:t>
            </w:r>
            <w:r w:rsidR="00A508FA" w:rsidRPr="00121E9F">
              <w:rPr>
                <w:sz w:val="18"/>
                <w:szCs w:val="18"/>
              </w:rPr>
              <w:t xml:space="preserve"> &amp; </w:t>
            </w:r>
            <w:bookmarkStart w:id="259" w:name="_sbdt_4a4249b8dfa8e29b_99"/>
            <w:r w:rsidR="00A508FA" w:rsidRPr="00121E9F">
              <w:rPr>
                <w:sz w:val="18"/>
                <w:szCs w:val="18"/>
              </w:rPr>
              <w:t>Number of Shares</w:t>
            </w:r>
            <w:bookmarkEnd w:id="259"/>
          </w:p>
          <w:p w14:paraId="29D27984" w14:textId="77777777" w:rsidR="00493CD5" w:rsidRPr="00121E9F" w:rsidRDefault="00520C42">
            <w:pPr>
              <w:jc w:val="center"/>
              <w:rPr>
                <w:sz w:val="18"/>
                <w:szCs w:val="18"/>
              </w:rPr>
            </w:pPr>
            <w:r w:rsidRPr="00121E9F">
              <w:rPr>
                <w:sz w:val="18"/>
                <w:szCs w:val="18"/>
              </w:rPr>
              <w:tab/>
            </w:r>
            <w:r w:rsidRPr="00121E9F">
              <w:rPr>
                <w:sz w:val="18"/>
                <w:szCs w:val="18"/>
              </w:rPr>
              <w:tab/>
            </w:r>
          </w:p>
        </w:tc>
        <w:tc>
          <w:tcPr>
            <w:tcW w:w="1140" w:type="dxa"/>
            <w:tcMar>
              <w:top w:w="100" w:type="dxa"/>
              <w:left w:w="100" w:type="dxa"/>
              <w:bottom w:w="100" w:type="dxa"/>
              <w:right w:w="100" w:type="dxa"/>
            </w:tcMar>
          </w:tcPr>
          <w:p w14:paraId="29D27985" w14:textId="570E571F" w:rsidR="00493CD5" w:rsidRPr="00121E9F" w:rsidRDefault="00520C42">
            <w:pPr>
              <w:widowControl w:val="0"/>
              <w:jc w:val="center"/>
              <w:rPr>
                <w:sz w:val="18"/>
                <w:szCs w:val="18"/>
              </w:rPr>
            </w:pPr>
            <w:r w:rsidRPr="00121E9F">
              <w:rPr>
                <w:sz w:val="18"/>
                <w:szCs w:val="18"/>
              </w:rPr>
              <w:t>Issue Price per Share</w:t>
            </w:r>
          </w:p>
          <w:p w14:paraId="29D27986" w14:textId="77777777" w:rsidR="00493CD5" w:rsidRPr="00121E9F" w:rsidRDefault="00520C42">
            <w:pPr>
              <w:widowControl w:val="0"/>
              <w:jc w:val="center"/>
              <w:rPr>
                <w:sz w:val="18"/>
                <w:szCs w:val="18"/>
              </w:rPr>
            </w:pPr>
            <w:r w:rsidRPr="00121E9F">
              <w:rPr>
                <w:sz w:val="18"/>
                <w:szCs w:val="18"/>
              </w:rPr>
              <w:t>Value</w:t>
            </w:r>
          </w:p>
          <w:p w14:paraId="29D27987" w14:textId="77777777" w:rsidR="00493CD5" w:rsidRPr="00121E9F" w:rsidRDefault="00520C42">
            <w:pPr>
              <w:jc w:val="center"/>
              <w:rPr>
                <w:sz w:val="18"/>
                <w:szCs w:val="18"/>
              </w:rPr>
            </w:pPr>
            <w:r w:rsidRPr="00121E9F">
              <w:rPr>
                <w:sz w:val="18"/>
                <w:szCs w:val="18"/>
              </w:rPr>
              <w:tab/>
            </w:r>
            <w:r w:rsidRPr="00121E9F">
              <w:rPr>
                <w:sz w:val="18"/>
                <w:szCs w:val="18"/>
              </w:rPr>
              <w:tab/>
            </w:r>
          </w:p>
        </w:tc>
        <w:tc>
          <w:tcPr>
            <w:tcW w:w="2250" w:type="dxa"/>
            <w:tcMar>
              <w:top w:w="100" w:type="dxa"/>
              <w:left w:w="100" w:type="dxa"/>
              <w:bottom w:w="100" w:type="dxa"/>
              <w:right w:w="100" w:type="dxa"/>
            </w:tcMar>
          </w:tcPr>
          <w:p w14:paraId="29D27988" w14:textId="07AA4FC2" w:rsidR="00493CD5" w:rsidRPr="00121E9F" w:rsidRDefault="00520C42">
            <w:pPr>
              <w:widowControl w:val="0"/>
              <w:jc w:val="center"/>
              <w:rPr>
                <w:sz w:val="18"/>
                <w:szCs w:val="18"/>
              </w:rPr>
            </w:pPr>
            <w:r w:rsidRPr="00121E9F">
              <w:rPr>
                <w:sz w:val="18"/>
                <w:szCs w:val="18"/>
              </w:rPr>
              <w:t xml:space="preserve">Considerations </w:t>
            </w:r>
          </w:p>
          <w:p w14:paraId="29D27989" w14:textId="77777777" w:rsidR="00493CD5" w:rsidRPr="00121E9F" w:rsidRDefault="00520C42">
            <w:pPr>
              <w:widowControl w:val="0"/>
              <w:jc w:val="center"/>
              <w:rPr>
                <w:sz w:val="18"/>
                <w:szCs w:val="18"/>
              </w:rPr>
            </w:pPr>
            <w:r w:rsidRPr="00121E9F">
              <w:rPr>
                <w:sz w:val="18"/>
                <w:szCs w:val="18"/>
              </w:rPr>
              <w:t>Paid to Company</w:t>
            </w:r>
          </w:p>
          <w:p w14:paraId="29D2798A" w14:textId="77777777" w:rsidR="00493CD5" w:rsidRPr="00121E9F" w:rsidRDefault="00520C42">
            <w:pPr>
              <w:jc w:val="center"/>
              <w:rPr>
                <w:sz w:val="18"/>
                <w:szCs w:val="18"/>
              </w:rPr>
            </w:pPr>
            <w:r w:rsidRPr="00121E9F">
              <w:rPr>
                <w:sz w:val="18"/>
                <w:szCs w:val="18"/>
              </w:rPr>
              <w:tab/>
            </w:r>
            <w:r w:rsidRPr="00121E9F">
              <w:rPr>
                <w:sz w:val="18"/>
                <w:szCs w:val="18"/>
              </w:rPr>
              <w:tab/>
            </w:r>
          </w:p>
        </w:tc>
      </w:tr>
      <w:tr w:rsidR="00493CD5" w:rsidRPr="00121E9F" w14:paraId="29D27997" w14:textId="77777777">
        <w:trPr>
          <w:trHeight w:val="700"/>
        </w:trPr>
        <w:tc>
          <w:tcPr>
            <w:tcW w:w="1740" w:type="dxa"/>
            <w:tcMar>
              <w:top w:w="100" w:type="dxa"/>
              <w:left w:w="100" w:type="dxa"/>
              <w:bottom w:w="100" w:type="dxa"/>
              <w:right w:w="100" w:type="dxa"/>
            </w:tcMar>
          </w:tcPr>
          <w:p w14:paraId="29D2798C" w14:textId="77777777" w:rsidR="00493CD5" w:rsidRPr="00121E9F" w:rsidRDefault="00493CD5">
            <w:pPr>
              <w:widowControl w:val="0"/>
              <w:rPr>
                <w:sz w:val="16"/>
                <w:szCs w:val="16"/>
              </w:rPr>
            </w:pPr>
          </w:p>
          <w:p w14:paraId="29D2798D" w14:textId="674610F1" w:rsidR="00493CD5" w:rsidRPr="00121E9F" w:rsidRDefault="00AF4DCC">
            <w:pPr>
              <w:widowControl w:val="0"/>
              <w:jc w:val="center"/>
              <w:rPr>
                <w:sz w:val="16"/>
                <w:szCs w:val="16"/>
              </w:rPr>
            </w:pPr>
            <w:del w:id="260" w:author="Legal - Robert Onley" w:date="2025-09-06T19:09:00Z" w16du:dateUtc="2025-09-06T23:09:00Z">
              <w:r w:rsidDel="00AC53EA">
                <w:rPr>
                  <w:sz w:val="16"/>
                  <w:szCs w:val="16"/>
                </w:rPr>
                <w:delText>Signifi Solutions Inc.</w:delText>
              </w:r>
            </w:del>
            <w:ins w:id="261" w:author="Legal - Robert Onley" w:date="2025-09-06T19:09:00Z" w16du:dateUtc="2025-09-06T23:09:00Z">
              <w:r w:rsidR="00AC53EA">
                <w:rPr>
                  <w:sz w:val="16"/>
                  <w:szCs w:val="16"/>
                </w:rPr>
                <w:t>{{Shareholder}}</w:t>
              </w:r>
            </w:ins>
          </w:p>
        </w:tc>
        <w:tc>
          <w:tcPr>
            <w:tcW w:w="1440" w:type="dxa"/>
            <w:tcMar>
              <w:top w:w="100" w:type="dxa"/>
              <w:left w:w="100" w:type="dxa"/>
              <w:bottom w:w="100" w:type="dxa"/>
              <w:right w:w="100" w:type="dxa"/>
            </w:tcMar>
          </w:tcPr>
          <w:p w14:paraId="29D2798E" w14:textId="77777777" w:rsidR="00493CD5" w:rsidRPr="00121E9F" w:rsidRDefault="00493CD5">
            <w:pPr>
              <w:widowControl w:val="0"/>
              <w:jc w:val="center"/>
              <w:rPr>
                <w:sz w:val="16"/>
                <w:szCs w:val="16"/>
              </w:rPr>
            </w:pPr>
          </w:p>
          <w:p w14:paraId="29D2798F" w14:textId="68BBDCBB" w:rsidR="00493CD5" w:rsidRPr="00121E9F" w:rsidRDefault="007869F8">
            <w:pPr>
              <w:widowControl w:val="0"/>
              <w:jc w:val="center"/>
              <w:rPr>
                <w:sz w:val="16"/>
                <w:szCs w:val="16"/>
              </w:rPr>
            </w:pPr>
            <w:r w:rsidRPr="00121E9F">
              <w:rPr>
                <w:sz w:val="16"/>
                <w:szCs w:val="16"/>
              </w:rPr>
              <w:t>{{</w:t>
            </w:r>
            <w:bookmarkStart w:id="262" w:name="_sbdt_c392b102b99347bb_27"/>
            <w:r w:rsidRPr="00121E9F">
              <w:rPr>
                <w:sz w:val="16"/>
                <w:szCs w:val="16"/>
              </w:rPr>
              <w:t>Date</w:t>
            </w:r>
            <w:bookmarkEnd w:id="262"/>
            <w:r w:rsidRPr="00121E9F">
              <w:rPr>
                <w:sz w:val="16"/>
                <w:szCs w:val="16"/>
              </w:rPr>
              <w:t>}}</w:t>
            </w:r>
          </w:p>
        </w:tc>
        <w:tc>
          <w:tcPr>
            <w:tcW w:w="1514" w:type="dxa"/>
            <w:tcMar>
              <w:top w:w="100" w:type="dxa"/>
              <w:left w:w="100" w:type="dxa"/>
              <w:bottom w:w="100" w:type="dxa"/>
              <w:right w:w="100" w:type="dxa"/>
            </w:tcMar>
          </w:tcPr>
          <w:p w14:paraId="29D27990" w14:textId="77777777" w:rsidR="00493CD5" w:rsidRPr="00121E9F" w:rsidRDefault="00520C42">
            <w:pPr>
              <w:widowControl w:val="0"/>
              <w:rPr>
                <w:sz w:val="16"/>
                <w:szCs w:val="16"/>
              </w:rPr>
            </w:pPr>
            <w:r w:rsidRPr="00121E9F">
              <w:rPr>
                <w:sz w:val="16"/>
                <w:szCs w:val="16"/>
              </w:rPr>
              <w:tab/>
            </w:r>
            <w:r w:rsidRPr="00121E9F">
              <w:rPr>
                <w:sz w:val="16"/>
                <w:szCs w:val="16"/>
              </w:rPr>
              <w:tab/>
            </w:r>
            <w:r w:rsidRPr="00121E9F">
              <w:rPr>
                <w:sz w:val="16"/>
                <w:szCs w:val="16"/>
              </w:rPr>
              <w:tab/>
            </w:r>
          </w:p>
          <w:p w14:paraId="29D27991" w14:textId="77777777" w:rsidR="00493CD5" w:rsidRPr="00121E9F" w:rsidRDefault="00520C42">
            <w:pPr>
              <w:jc w:val="both"/>
              <w:rPr>
                <w:sz w:val="16"/>
                <w:szCs w:val="16"/>
              </w:rPr>
            </w:pPr>
            <w:r w:rsidRPr="00121E9F">
              <w:rPr>
                <w:sz w:val="16"/>
                <w:szCs w:val="16"/>
              </w:rPr>
              <w:tab/>
            </w:r>
          </w:p>
        </w:tc>
        <w:tc>
          <w:tcPr>
            <w:tcW w:w="1275" w:type="dxa"/>
            <w:tcMar>
              <w:top w:w="100" w:type="dxa"/>
              <w:left w:w="100" w:type="dxa"/>
              <w:bottom w:w="100" w:type="dxa"/>
              <w:right w:w="100" w:type="dxa"/>
            </w:tcMar>
          </w:tcPr>
          <w:p w14:paraId="29D27992" w14:textId="07214C43" w:rsidR="00493CD5" w:rsidRPr="00121E9F" w:rsidRDefault="00AF4DCC">
            <w:pPr>
              <w:widowControl w:val="0"/>
              <w:jc w:val="center"/>
              <w:rPr>
                <w:sz w:val="16"/>
                <w:szCs w:val="16"/>
              </w:rPr>
            </w:pPr>
            <w:del w:id="263" w:author="Legal - Robert Onley" w:date="2025-09-06T19:08:00Z" w16du:dateUtc="2025-09-06T23:08:00Z">
              <w:r w:rsidDel="00AC53EA">
                <w:rPr>
                  <w:sz w:val="16"/>
                  <w:szCs w:val="16"/>
                </w:rPr>
                <w:delText>100 Common Shares</w:delText>
              </w:r>
            </w:del>
            <w:ins w:id="264" w:author="Legal - Robert Onley" w:date="2025-09-06T19:08:00Z" w16du:dateUtc="2025-09-06T23:08:00Z">
              <w:r w:rsidR="00AC53EA">
                <w:rPr>
                  <w:sz w:val="16"/>
                  <w:szCs w:val="16"/>
                </w:rPr>
                <w:t>{{</w:t>
              </w:r>
              <w:proofErr w:type="spellStart"/>
              <w:r w:rsidR="00AC53EA">
                <w:rPr>
                  <w:sz w:val="16"/>
                  <w:szCs w:val="16"/>
                </w:rPr>
                <w:t>numberShares</w:t>
              </w:r>
              <w:proofErr w:type="spellEnd"/>
              <w:r w:rsidR="00AC53EA">
                <w:rPr>
                  <w:sz w:val="16"/>
                  <w:szCs w:val="16"/>
                </w:rPr>
                <w:t>}}</w:t>
              </w:r>
            </w:ins>
          </w:p>
        </w:tc>
        <w:tc>
          <w:tcPr>
            <w:tcW w:w="1140" w:type="dxa"/>
            <w:tcMar>
              <w:top w:w="100" w:type="dxa"/>
              <w:left w:w="100" w:type="dxa"/>
              <w:bottom w:w="100" w:type="dxa"/>
              <w:right w:w="100" w:type="dxa"/>
            </w:tcMar>
          </w:tcPr>
          <w:p w14:paraId="29D27993" w14:textId="144F8E6E" w:rsidR="00493CD5" w:rsidRPr="00121E9F" w:rsidRDefault="001F7D2F">
            <w:pPr>
              <w:widowControl w:val="0"/>
              <w:jc w:val="center"/>
              <w:rPr>
                <w:sz w:val="24"/>
                <w:szCs w:val="24"/>
              </w:rPr>
            </w:pPr>
            <w:del w:id="265" w:author="Legal - Robert Onley" w:date="2025-09-06T19:08:00Z" w16du:dateUtc="2025-09-06T23:08:00Z">
              <w:r w:rsidRPr="00121E9F" w:rsidDel="00AC53EA">
                <w:rPr>
                  <w:sz w:val="24"/>
                  <w:szCs w:val="24"/>
                </w:rPr>
                <w:delText>$</w:delText>
              </w:r>
              <w:r w:rsidR="00AF4DCC" w:rsidDel="00AC53EA">
                <w:rPr>
                  <w:sz w:val="24"/>
                  <w:szCs w:val="24"/>
                </w:rPr>
                <w:delText>1</w:delText>
              </w:r>
            </w:del>
            <w:ins w:id="266" w:author="Legal - Robert Onley" w:date="2025-09-06T19:08:00Z" w16du:dateUtc="2025-09-06T23:08:00Z">
              <w:r w:rsidR="00AC53EA">
                <w:rPr>
                  <w:sz w:val="24"/>
                  <w:szCs w:val="24"/>
                </w:rPr>
                <w:t>{{</w:t>
              </w:r>
              <w:proofErr w:type="spellStart"/>
              <w:r w:rsidR="00AC53EA">
                <w:rPr>
                  <w:sz w:val="24"/>
                  <w:szCs w:val="24"/>
                </w:rPr>
                <w:t>SharePrice</w:t>
              </w:r>
              <w:proofErr w:type="spellEnd"/>
              <w:r w:rsidR="00AC53EA">
                <w:rPr>
                  <w:sz w:val="24"/>
                  <w:szCs w:val="24"/>
                </w:rPr>
                <w:t>}}</w:t>
              </w:r>
            </w:ins>
            <w:r w:rsidRPr="00121E9F">
              <w:rPr>
                <w:sz w:val="24"/>
                <w:szCs w:val="24"/>
              </w:rPr>
              <w:t xml:space="preserve"> </w:t>
            </w:r>
            <w:del w:id="267" w:author="Legal - Robert Onley" w:date="2025-09-06T19:08:00Z" w16du:dateUtc="2025-09-06T23:08:00Z">
              <w:r w:rsidRPr="00121E9F" w:rsidDel="00AC53EA">
                <w:rPr>
                  <w:sz w:val="24"/>
                  <w:szCs w:val="24"/>
                </w:rPr>
                <w:delText>CAD</w:delText>
              </w:r>
            </w:del>
            <w:ins w:id="268" w:author="Legal - Robert Onley" w:date="2025-09-06T19:08:00Z" w16du:dateUtc="2025-09-06T23:08:00Z">
              <w:r w:rsidR="00AC53EA">
                <w:rPr>
                  <w:sz w:val="24"/>
                  <w:szCs w:val="24"/>
                </w:rPr>
                <w:t>{{CURRENCY}}</w:t>
              </w:r>
            </w:ins>
            <w:r w:rsidR="00520C42" w:rsidRPr="00121E9F">
              <w:rPr>
                <w:sz w:val="24"/>
                <w:szCs w:val="24"/>
              </w:rPr>
              <w:tab/>
            </w:r>
          </w:p>
        </w:tc>
        <w:tc>
          <w:tcPr>
            <w:tcW w:w="2250" w:type="dxa"/>
            <w:tcMar>
              <w:top w:w="100" w:type="dxa"/>
              <w:left w:w="100" w:type="dxa"/>
              <w:bottom w:w="100" w:type="dxa"/>
              <w:right w:w="100" w:type="dxa"/>
            </w:tcMar>
          </w:tcPr>
          <w:p w14:paraId="29D27994" w14:textId="4B17D8FE" w:rsidR="00493CD5" w:rsidRPr="00121E9F" w:rsidRDefault="00520C42">
            <w:pPr>
              <w:widowControl w:val="0"/>
              <w:rPr>
                <w:sz w:val="24"/>
                <w:szCs w:val="24"/>
              </w:rPr>
            </w:pPr>
            <w:r w:rsidRPr="00121E9F">
              <w:rPr>
                <w:sz w:val="24"/>
                <w:szCs w:val="24"/>
              </w:rPr>
              <w:tab/>
            </w:r>
            <w:del w:id="269" w:author="Legal - Robert Onley" w:date="2025-09-06T19:08:00Z" w16du:dateUtc="2025-09-06T23:08:00Z">
              <w:r w:rsidR="001F7D2F" w:rsidRPr="00121E9F" w:rsidDel="00AC53EA">
                <w:rPr>
                  <w:sz w:val="24"/>
                  <w:szCs w:val="24"/>
                </w:rPr>
                <w:delText>$</w:delText>
              </w:r>
              <w:r w:rsidR="00AF4DCC" w:rsidDel="00AC53EA">
                <w:rPr>
                  <w:sz w:val="24"/>
                  <w:szCs w:val="24"/>
                </w:rPr>
                <w:delText>100</w:delText>
              </w:r>
            </w:del>
            <w:ins w:id="270" w:author="Legal - Robert Onley" w:date="2025-09-06T19:08:00Z" w16du:dateUtc="2025-09-06T23:08:00Z">
              <w:r w:rsidR="00AC53EA">
                <w:rPr>
                  <w:sz w:val="24"/>
                  <w:szCs w:val="24"/>
                </w:rPr>
                <w:t>{{</w:t>
              </w:r>
              <w:proofErr w:type="spellStart"/>
              <w:r w:rsidR="00AC53EA">
                <w:rPr>
                  <w:sz w:val="24"/>
                  <w:szCs w:val="24"/>
                </w:rPr>
                <w:t>TotalSharePrice</w:t>
              </w:r>
              <w:proofErr w:type="spellEnd"/>
              <w:r w:rsidR="00AC53EA">
                <w:rPr>
                  <w:sz w:val="24"/>
                  <w:szCs w:val="24"/>
                </w:rPr>
                <w:t>}}</w:t>
              </w:r>
            </w:ins>
            <w:r w:rsidR="001F7D2F" w:rsidRPr="00121E9F">
              <w:rPr>
                <w:sz w:val="24"/>
                <w:szCs w:val="24"/>
              </w:rPr>
              <w:t xml:space="preserve"> </w:t>
            </w:r>
            <w:del w:id="271" w:author="Legal - Robert Onley" w:date="2025-09-06T19:08:00Z" w16du:dateUtc="2025-09-06T23:08:00Z">
              <w:r w:rsidR="001F7D2F" w:rsidRPr="00121E9F" w:rsidDel="00AC53EA">
                <w:rPr>
                  <w:sz w:val="24"/>
                  <w:szCs w:val="24"/>
                </w:rPr>
                <w:delText>CAD</w:delText>
              </w:r>
            </w:del>
            <w:ins w:id="272" w:author="Legal - Robert Onley" w:date="2025-09-06T19:08:00Z" w16du:dateUtc="2025-09-06T23:08:00Z">
              <w:r w:rsidR="00AC53EA">
                <w:rPr>
                  <w:sz w:val="24"/>
                  <w:szCs w:val="24"/>
                </w:rPr>
                <w:t>{{CURRENCY}}</w:t>
              </w:r>
            </w:ins>
            <w:r w:rsidRPr="00121E9F">
              <w:rPr>
                <w:sz w:val="24"/>
                <w:szCs w:val="24"/>
              </w:rPr>
              <w:tab/>
            </w:r>
            <w:r w:rsidRPr="00121E9F">
              <w:rPr>
                <w:sz w:val="24"/>
                <w:szCs w:val="24"/>
              </w:rPr>
              <w:tab/>
            </w:r>
          </w:p>
          <w:p w14:paraId="29D27995" w14:textId="77777777" w:rsidR="00493CD5" w:rsidRPr="00121E9F" w:rsidRDefault="00493CD5">
            <w:pPr>
              <w:jc w:val="both"/>
              <w:rPr>
                <w:sz w:val="24"/>
                <w:szCs w:val="24"/>
              </w:rPr>
            </w:pPr>
          </w:p>
          <w:p w14:paraId="29D27996" w14:textId="77777777" w:rsidR="00493CD5" w:rsidRPr="00121E9F" w:rsidRDefault="00520C42">
            <w:pPr>
              <w:jc w:val="both"/>
              <w:rPr>
                <w:sz w:val="24"/>
                <w:szCs w:val="24"/>
              </w:rPr>
            </w:pPr>
            <w:r w:rsidRPr="00121E9F">
              <w:rPr>
                <w:sz w:val="24"/>
                <w:szCs w:val="24"/>
              </w:rPr>
              <w:tab/>
            </w:r>
          </w:p>
        </w:tc>
      </w:tr>
    </w:tbl>
    <w:p w14:paraId="29D279A9" w14:textId="77777777" w:rsidR="00493CD5" w:rsidRPr="00121E9F" w:rsidRDefault="00493CD5">
      <w:pPr>
        <w:jc w:val="both"/>
        <w:rPr>
          <w:sz w:val="24"/>
          <w:szCs w:val="24"/>
        </w:rPr>
      </w:pPr>
    </w:p>
    <w:p w14:paraId="29D279AA" w14:textId="77777777" w:rsidR="00493CD5" w:rsidRPr="00121E9F" w:rsidRDefault="00493CD5">
      <w:pPr>
        <w:jc w:val="both"/>
        <w:rPr>
          <w:b/>
          <w:sz w:val="24"/>
          <w:szCs w:val="24"/>
        </w:rPr>
      </w:pPr>
    </w:p>
    <w:p w14:paraId="29D279AB" w14:textId="77777777" w:rsidR="00493CD5" w:rsidRPr="00121E9F" w:rsidRDefault="00493CD5">
      <w:pPr>
        <w:jc w:val="center"/>
        <w:rPr>
          <w:b/>
          <w:sz w:val="32"/>
          <w:szCs w:val="32"/>
        </w:rPr>
      </w:pPr>
    </w:p>
    <w:p w14:paraId="29D279AC" w14:textId="77777777" w:rsidR="00493CD5" w:rsidRPr="00121E9F" w:rsidRDefault="00493CD5">
      <w:pPr>
        <w:jc w:val="center"/>
        <w:rPr>
          <w:b/>
          <w:sz w:val="32"/>
          <w:szCs w:val="32"/>
        </w:rPr>
      </w:pPr>
    </w:p>
    <w:p w14:paraId="29D279AD" w14:textId="77777777" w:rsidR="00493CD5" w:rsidRPr="00121E9F" w:rsidRDefault="00493CD5">
      <w:pPr>
        <w:jc w:val="center"/>
        <w:rPr>
          <w:b/>
          <w:sz w:val="32"/>
          <w:szCs w:val="32"/>
        </w:rPr>
      </w:pPr>
    </w:p>
    <w:p w14:paraId="29D279AE" w14:textId="77777777" w:rsidR="00493CD5" w:rsidRPr="00121E9F" w:rsidRDefault="00493CD5">
      <w:pPr>
        <w:jc w:val="center"/>
        <w:rPr>
          <w:b/>
          <w:sz w:val="32"/>
          <w:szCs w:val="32"/>
        </w:rPr>
      </w:pPr>
    </w:p>
    <w:p w14:paraId="29D279AF" w14:textId="77777777" w:rsidR="00493CD5" w:rsidRPr="00121E9F" w:rsidRDefault="00493CD5">
      <w:pPr>
        <w:jc w:val="center"/>
        <w:rPr>
          <w:b/>
          <w:sz w:val="32"/>
          <w:szCs w:val="32"/>
        </w:rPr>
      </w:pPr>
    </w:p>
    <w:p w14:paraId="29D279B0" w14:textId="77777777" w:rsidR="00493CD5" w:rsidRPr="00121E9F" w:rsidRDefault="00493CD5">
      <w:pPr>
        <w:jc w:val="center"/>
        <w:rPr>
          <w:b/>
          <w:sz w:val="32"/>
          <w:szCs w:val="32"/>
        </w:rPr>
      </w:pPr>
    </w:p>
    <w:p w14:paraId="29D279B1" w14:textId="77777777" w:rsidR="00493CD5" w:rsidRPr="00121E9F" w:rsidRDefault="00493CD5">
      <w:pPr>
        <w:jc w:val="center"/>
        <w:rPr>
          <w:b/>
          <w:sz w:val="32"/>
          <w:szCs w:val="32"/>
        </w:rPr>
      </w:pPr>
    </w:p>
    <w:p w14:paraId="29D279B2" w14:textId="77777777" w:rsidR="00493CD5" w:rsidRPr="00121E9F" w:rsidRDefault="00493CD5">
      <w:pPr>
        <w:jc w:val="center"/>
        <w:rPr>
          <w:b/>
          <w:sz w:val="32"/>
          <w:szCs w:val="32"/>
        </w:rPr>
      </w:pPr>
    </w:p>
    <w:p w14:paraId="29D279B3" w14:textId="77777777" w:rsidR="00493CD5" w:rsidRPr="00121E9F" w:rsidRDefault="00493CD5">
      <w:pPr>
        <w:rPr>
          <w:b/>
          <w:sz w:val="32"/>
          <w:szCs w:val="32"/>
        </w:rPr>
      </w:pPr>
    </w:p>
    <w:p w14:paraId="29D279B4" w14:textId="77777777" w:rsidR="00493CD5" w:rsidRPr="00121E9F" w:rsidRDefault="00493CD5">
      <w:pPr>
        <w:rPr>
          <w:b/>
          <w:sz w:val="32"/>
          <w:szCs w:val="32"/>
        </w:rPr>
      </w:pPr>
    </w:p>
    <w:p w14:paraId="29D279B5" w14:textId="77777777" w:rsidR="00493CD5" w:rsidRPr="00121E9F" w:rsidRDefault="00493CD5">
      <w:pPr>
        <w:rPr>
          <w:b/>
          <w:sz w:val="32"/>
          <w:szCs w:val="32"/>
        </w:rPr>
      </w:pPr>
    </w:p>
    <w:p w14:paraId="29D279B6" w14:textId="77777777" w:rsidR="00493CD5" w:rsidRPr="00121E9F" w:rsidRDefault="00493CD5">
      <w:pPr>
        <w:rPr>
          <w:b/>
          <w:sz w:val="32"/>
          <w:szCs w:val="32"/>
        </w:rPr>
      </w:pPr>
    </w:p>
    <w:p w14:paraId="29D279B7" w14:textId="210006DB" w:rsidR="00493CD5" w:rsidRPr="00121E9F" w:rsidRDefault="00493CD5">
      <w:pPr>
        <w:rPr>
          <w:b/>
          <w:sz w:val="32"/>
          <w:szCs w:val="32"/>
        </w:rPr>
      </w:pPr>
    </w:p>
    <w:p w14:paraId="1913B955" w14:textId="24B9A714" w:rsidR="007869F8" w:rsidRPr="00121E9F" w:rsidRDefault="007869F8">
      <w:pPr>
        <w:rPr>
          <w:b/>
          <w:sz w:val="32"/>
          <w:szCs w:val="32"/>
        </w:rPr>
      </w:pPr>
    </w:p>
    <w:p w14:paraId="014B82C3" w14:textId="48E413CF" w:rsidR="007869F8" w:rsidRPr="00121E9F" w:rsidRDefault="007869F8">
      <w:pPr>
        <w:rPr>
          <w:b/>
          <w:sz w:val="32"/>
          <w:szCs w:val="32"/>
        </w:rPr>
      </w:pPr>
    </w:p>
    <w:p w14:paraId="70D8C30A" w14:textId="77777777" w:rsidR="007869F8" w:rsidRPr="00121E9F" w:rsidRDefault="007869F8">
      <w:pPr>
        <w:rPr>
          <w:b/>
          <w:sz w:val="32"/>
          <w:szCs w:val="32"/>
        </w:rPr>
      </w:pPr>
    </w:p>
    <w:p w14:paraId="29D279B9" w14:textId="2AFA8CB7" w:rsidR="00493CD5" w:rsidRPr="00121E9F" w:rsidRDefault="002628AE">
      <w:pPr>
        <w:jc w:val="center"/>
        <w:rPr>
          <w:b/>
          <w:sz w:val="36"/>
          <w:szCs w:val="36"/>
        </w:rPr>
      </w:pPr>
      <w:del w:id="273" w:author="Legal - Robert Onley" w:date="2025-09-06T19:07:00Z" w16du:dateUtc="2025-09-06T23:07:00Z">
        <w:r w:rsidRPr="00121E9F" w:rsidDel="00AC53EA">
          <w:rPr>
            <w:b/>
            <w:sz w:val="32"/>
            <w:szCs w:val="32"/>
          </w:rPr>
          <w:delText>Signifi Capital Inc.</w:delText>
        </w:r>
      </w:del>
      <w:ins w:id="274" w:author="Legal - Robert Onley" w:date="2025-09-06T19:07:00Z" w16du:dateUtc="2025-09-06T23:07:00Z">
        <w:r w:rsidR="00AC53EA">
          <w:rPr>
            <w:b/>
            <w:sz w:val="32"/>
            <w:szCs w:val="32"/>
          </w:rPr>
          <w:t>{{</w:t>
        </w:r>
        <w:proofErr w:type="spellStart"/>
        <w:r w:rsidR="00AC53EA">
          <w:rPr>
            <w:b/>
            <w:sz w:val="32"/>
            <w:szCs w:val="32"/>
          </w:rPr>
          <w:t>CompanyName</w:t>
        </w:r>
        <w:proofErr w:type="spellEnd"/>
        <w:r w:rsidR="00AC53EA">
          <w:rPr>
            <w:b/>
            <w:sz w:val="32"/>
            <w:szCs w:val="32"/>
          </w:rPr>
          <w:t>}}</w:t>
        </w:r>
      </w:ins>
    </w:p>
    <w:p w14:paraId="29D279BA" w14:textId="77777777" w:rsidR="00493CD5" w:rsidRPr="00121E9F" w:rsidRDefault="00520C42" w:rsidP="007D6CC4">
      <w:pPr>
        <w:pStyle w:val="Heading1"/>
      </w:pPr>
      <w:bookmarkStart w:id="275" w:name="_Toc208034387"/>
      <w:r w:rsidRPr="00121E9F">
        <w:t>CONSENT AND WAIVER FOR ALLOTMENT OF SHARES</w:t>
      </w:r>
      <w:bookmarkEnd w:id="275"/>
    </w:p>
    <w:p w14:paraId="29D279BB" w14:textId="77777777" w:rsidR="00493CD5" w:rsidRPr="00121E9F" w:rsidRDefault="00493CD5">
      <w:pPr>
        <w:jc w:val="both"/>
        <w:rPr>
          <w:b/>
          <w:sz w:val="24"/>
          <w:szCs w:val="24"/>
        </w:rPr>
      </w:pPr>
    </w:p>
    <w:p w14:paraId="29D279BC" w14:textId="77777777" w:rsidR="00493CD5" w:rsidRPr="00121E9F" w:rsidRDefault="00493CD5">
      <w:pPr>
        <w:jc w:val="both"/>
        <w:rPr>
          <w:b/>
          <w:sz w:val="24"/>
          <w:szCs w:val="24"/>
        </w:rPr>
      </w:pPr>
    </w:p>
    <w:p w14:paraId="29D279BD" w14:textId="68F501A6" w:rsidR="00493CD5" w:rsidRPr="00121E9F" w:rsidRDefault="00520C42">
      <w:pPr>
        <w:jc w:val="both"/>
        <w:rPr>
          <w:sz w:val="24"/>
          <w:szCs w:val="24"/>
        </w:rPr>
      </w:pPr>
      <w:r w:rsidRPr="00121E9F">
        <w:rPr>
          <w:sz w:val="24"/>
          <w:szCs w:val="24"/>
        </w:rPr>
        <w:t xml:space="preserve">In consideration of $_____________, we the undersigned, being all the holders of all the issued common shares in the authorized capital of the Company, consent to the allotment of the following common shares (without par value) to the following persons at the price of $______ each and do waive any and all rights that we may have pursuant to the </w:t>
      </w:r>
      <w:bookmarkStart w:id="276" w:name="_sbdt_0b4fed4fd618b08e_307"/>
      <w:r w:rsidRPr="00121E9F">
        <w:rPr>
          <w:sz w:val="24"/>
          <w:szCs w:val="24"/>
        </w:rPr>
        <w:t>Articles</w:t>
      </w:r>
      <w:bookmarkEnd w:id="276"/>
      <w:r w:rsidRPr="00121E9F">
        <w:rPr>
          <w:sz w:val="24"/>
          <w:szCs w:val="24"/>
        </w:rPr>
        <w:t xml:space="preserve"> of the Company and the by-laws of our </w:t>
      </w:r>
      <w:bookmarkStart w:id="277" w:name="_sbdt_8ce69ae754505762_171"/>
      <w:r w:rsidRPr="00121E9F">
        <w:rPr>
          <w:sz w:val="24"/>
          <w:szCs w:val="24"/>
        </w:rPr>
        <w:t>Corporation</w:t>
      </w:r>
      <w:bookmarkEnd w:id="277"/>
      <w:r w:rsidRPr="00121E9F">
        <w:rPr>
          <w:b/>
          <w:sz w:val="24"/>
          <w:szCs w:val="24"/>
        </w:rPr>
        <w:t xml:space="preserve">, </w:t>
      </w:r>
      <w:del w:id="278" w:author="Legal - Robert Onley" w:date="2025-09-06T19:07:00Z" w16du:dateUtc="2025-09-06T23:07:00Z">
        <w:r w:rsidR="002628AE" w:rsidRPr="00121E9F" w:rsidDel="00AC53EA">
          <w:rPr>
            <w:b/>
            <w:sz w:val="24"/>
            <w:szCs w:val="24"/>
          </w:rPr>
          <w:delText>Signifi Capital Inc.</w:delText>
        </w:r>
      </w:del>
      <w:ins w:id="279" w:author="Legal - Robert Onley" w:date="2025-09-06T19:07:00Z" w16du:dateUtc="2025-09-06T23:07:00Z">
        <w:r w:rsidR="00AC53EA">
          <w:rPr>
            <w:b/>
            <w:sz w:val="24"/>
            <w:szCs w:val="24"/>
          </w:rPr>
          <w:t>{{</w:t>
        </w:r>
        <w:proofErr w:type="spellStart"/>
        <w:r w:rsidR="00AC53EA">
          <w:rPr>
            <w:b/>
            <w:sz w:val="24"/>
            <w:szCs w:val="24"/>
          </w:rPr>
          <w:t>CompanyName</w:t>
        </w:r>
        <w:proofErr w:type="spellEnd"/>
        <w:r w:rsidR="00AC53EA">
          <w:rPr>
            <w:b/>
            <w:sz w:val="24"/>
            <w:szCs w:val="24"/>
          </w:rPr>
          <w:t>}}</w:t>
        </w:r>
      </w:ins>
      <w:r w:rsidRPr="00121E9F">
        <w:rPr>
          <w:b/>
          <w:sz w:val="24"/>
          <w:szCs w:val="24"/>
        </w:rPr>
        <w:t xml:space="preserve">, </w:t>
      </w:r>
      <w:r w:rsidRPr="00121E9F">
        <w:rPr>
          <w:sz w:val="24"/>
          <w:szCs w:val="24"/>
        </w:rPr>
        <w:t>with respect to such allotment:</w:t>
      </w:r>
    </w:p>
    <w:p w14:paraId="29D279BE" w14:textId="77777777" w:rsidR="00493CD5" w:rsidRPr="00121E9F" w:rsidRDefault="00493CD5">
      <w:pPr>
        <w:jc w:val="both"/>
        <w:rPr>
          <w:sz w:val="24"/>
          <w:szCs w:val="24"/>
        </w:rPr>
      </w:pPr>
    </w:p>
    <w:p w14:paraId="29D279BF" w14:textId="77777777" w:rsidR="00493CD5" w:rsidRPr="00121E9F" w:rsidRDefault="00493CD5">
      <w:pPr>
        <w:jc w:val="both"/>
        <w:rPr>
          <w:sz w:val="24"/>
          <w:szCs w:val="24"/>
        </w:rPr>
      </w:pPr>
    </w:p>
    <w:p w14:paraId="29D279C0" w14:textId="77777777" w:rsidR="00493CD5" w:rsidRPr="00121E9F" w:rsidRDefault="00520C42">
      <w:pPr>
        <w:jc w:val="both"/>
        <w:rPr>
          <w:b/>
          <w:sz w:val="24"/>
          <w:szCs w:val="24"/>
        </w:rPr>
      </w:pPr>
      <w:r w:rsidRPr="00121E9F">
        <w:rPr>
          <w:b/>
          <w:sz w:val="24"/>
          <w:szCs w:val="24"/>
        </w:rPr>
        <w:t>Name</w:t>
      </w:r>
      <w:r w:rsidRPr="00121E9F">
        <w:rPr>
          <w:b/>
          <w:sz w:val="24"/>
          <w:szCs w:val="24"/>
        </w:rPr>
        <w:tab/>
      </w:r>
      <w:r w:rsidRPr="00121E9F">
        <w:rPr>
          <w:sz w:val="24"/>
          <w:szCs w:val="24"/>
        </w:rPr>
        <w:tab/>
      </w:r>
      <w:r w:rsidRPr="00121E9F">
        <w:rPr>
          <w:sz w:val="24"/>
          <w:szCs w:val="24"/>
        </w:rPr>
        <w:tab/>
      </w:r>
      <w:r w:rsidRPr="00121E9F">
        <w:rPr>
          <w:sz w:val="24"/>
          <w:szCs w:val="24"/>
        </w:rPr>
        <w:tab/>
        <w:t xml:space="preserve">                </w:t>
      </w:r>
      <w:r w:rsidRPr="00121E9F">
        <w:rPr>
          <w:b/>
          <w:sz w:val="24"/>
          <w:szCs w:val="24"/>
        </w:rPr>
        <w:t xml:space="preserve"> </w:t>
      </w:r>
      <w:r w:rsidRPr="00121E9F">
        <w:rPr>
          <w:b/>
          <w:sz w:val="24"/>
          <w:szCs w:val="24"/>
        </w:rPr>
        <w:tab/>
      </w:r>
      <w:bookmarkStart w:id="280" w:name="_sbdt_4a4249b8dfa8e29b_101"/>
      <w:r w:rsidRPr="00121E9F">
        <w:rPr>
          <w:b/>
          <w:sz w:val="24"/>
          <w:szCs w:val="24"/>
        </w:rPr>
        <w:t>Number of Shares</w:t>
      </w:r>
      <w:bookmarkEnd w:id="280"/>
    </w:p>
    <w:p w14:paraId="29D279C1" w14:textId="77777777" w:rsidR="00493CD5" w:rsidRPr="00121E9F" w:rsidRDefault="00493CD5">
      <w:pPr>
        <w:jc w:val="both"/>
        <w:rPr>
          <w:sz w:val="24"/>
          <w:szCs w:val="24"/>
        </w:rPr>
      </w:pPr>
    </w:p>
    <w:p w14:paraId="29D279C2" w14:textId="77777777" w:rsidR="00493CD5" w:rsidRPr="00121E9F" w:rsidRDefault="00493CD5">
      <w:pPr>
        <w:jc w:val="both"/>
        <w:rPr>
          <w:sz w:val="24"/>
          <w:szCs w:val="24"/>
        </w:rPr>
      </w:pPr>
    </w:p>
    <w:p w14:paraId="29D279C3" w14:textId="77777777" w:rsidR="00493CD5" w:rsidRPr="00121E9F" w:rsidRDefault="00493CD5">
      <w:pPr>
        <w:jc w:val="both"/>
        <w:rPr>
          <w:sz w:val="24"/>
          <w:szCs w:val="24"/>
        </w:rPr>
      </w:pPr>
    </w:p>
    <w:p w14:paraId="29D279C4" w14:textId="17B6BC56" w:rsidR="00493CD5" w:rsidRPr="00121E9F" w:rsidRDefault="00520C42">
      <w:pPr>
        <w:jc w:val="both"/>
        <w:rPr>
          <w:sz w:val="24"/>
          <w:szCs w:val="24"/>
        </w:rPr>
      </w:pPr>
      <w:r w:rsidRPr="00121E9F">
        <w:rPr>
          <w:sz w:val="24"/>
          <w:szCs w:val="24"/>
        </w:rPr>
        <w:t>DATED this ______ day _______________, 20__</w:t>
      </w:r>
    </w:p>
    <w:p w14:paraId="29D279C5" w14:textId="77777777" w:rsidR="00493CD5" w:rsidRPr="00121E9F" w:rsidRDefault="00493CD5">
      <w:pPr>
        <w:jc w:val="both"/>
        <w:rPr>
          <w:sz w:val="24"/>
          <w:szCs w:val="24"/>
        </w:rPr>
      </w:pPr>
    </w:p>
    <w:p w14:paraId="29D279C6" w14:textId="77777777" w:rsidR="00493CD5" w:rsidRPr="00121E9F" w:rsidRDefault="00493CD5">
      <w:pPr>
        <w:jc w:val="both"/>
        <w:rPr>
          <w:sz w:val="24"/>
          <w:szCs w:val="24"/>
        </w:rPr>
      </w:pPr>
    </w:p>
    <w:p w14:paraId="29D279C7" w14:textId="77777777" w:rsidR="00493CD5" w:rsidRPr="00121E9F" w:rsidRDefault="00493CD5">
      <w:pPr>
        <w:jc w:val="both"/>
        <w:rPr>
          <w:sz w:val="24"/>
          <w:szCs w:val="24"/>
        </w:rPr>
      </w:pPr>
    </w:p>
    <w:p w14:paraId="29D279C8" w14:textId="77777777" w:rsidR="00493CD5" w:rsidRPr="00121E9F" w:rsidRDefault="00520C42">
      <w:pPr>
        <w:jc w:val="both"/>
        <w:rPr>
          <w:sz w:val="24"/>
          <w:szCs w:val="24"/>
        </w:rPr>
      </w:pPr>
      <w:r w:rsidRPr="00121E9F">
        <w:rPr>
          <w:sz w:val="24"/>
          <w:szCs w:val="24"/>
        </w:rPr>
        <w:t>Signature ______________________</w:t>
      </w:r>
    </w:p>
    <w:p w14:paraId="29D279C9" w14:textId="77777777" w:rsidR="00493CD5" w:rsidRPr="00121E9F" w:rsidRDefault="00493CD5">
      <w:pPr>
        <w:jc w:val="both"/>
        <w:rPr>
          <w:sz w:val="24"/>
          <w:szCs w:val="24"/>
        </w:rPr>
      </w:pPr>
    </w:p>
    <w:p w14:paraId="29D279CB" w14:textId="77777777" w:rsidR="00493CD5" w:rsidRPr="00121E9F" w:rsidRDefault="00493CD5">
      <w:pPr>
        <w:jc w:val="both"/>
        <w:rPr>
          <w:sz w:val="24"/>
          <w:szCs w:val="24"/>
        </w:rPr>
      </w:pPr>
    </w:p>
    <w:p w14:paraId="29D279CC" w14:textId="77777777" w:rsidR="00493CD5" w:rsidRPr="00121E9F" w:rsidRDefault="00520C42">
      <w:pPr>
        <w:jc w:val="center"/>
        <w:rPr>
          <w:sz w:val="24"/>
          <w:szCs w:val="24"/>
        </w:rPr>
      </w:pPr>
      <w:r w:rsidRPr="00121E9F">
        <w:br w:type="page"/>
      </w:r>
    </w:p>
    <w:p w14:paraId="29D279CD" w14:textId="1A4D2DD9" w:rsidR="00493CD5" w:rsidRPr="00121E9F" w:rsidRDefault="002628AE">
      <w:pPr>
        <w:jc w:val="center"/>
        <w:rPr>
          <w:b/>
          <w:sz w:val="36"/>
          <w:szCs w:val="36"/>
        </w:rPr>
      </w:pPr>
      <w:del w:id="281" w:author="Legal - Robert Onley" w:date="2025-09-06T19:07:00Z" w16du:dateUtc="2025-09-06T23:07:00Z">
        <w:r w:rsidRPr="00121E9F" w:rsidDel="00AC53EA">
          <w:rPr>
            <w:b/>
            <w:sz w:val="28"/>
            <w:szCs w:val="28"/>
          </w:rPr>
          <w:lastRenderedPageBreak/>
          <w:delText>Signifi Capital Inc.</w:delText>
        </w:r>
      </w:del>
      <w:ins w:id="282" w:author="Legal - Robert Onley" w:date="2025-09-06T19:07:00Z" w16du:dateUtc="2025-09-06T23:07:00Z">
        <w:r w:rsidR="00AC53EA">
          <w:rPr>
            <w:b/>
            <w:sz w:val="28"/>
            <w:szCs w:val="28"/>
          </w:rPr>
          <w:t>{{</w:t>
        </w:r>
        <w:proofErr w:type="spellStart"/>
        <w:r w:rsidR="00AC53EA">
          <w:rPr>
            <w:b/>
            <w:sz w:val="28"/>
            <w:szCs w:val="28"/>
          </w:rPr>
          <w:t>CompanyName</w:t>
        </w:r>
        <w:proofErr w:type="spellEnd"/>
        <w:r w:rsidR="00AC53EA">
          <w:rPr>
            <w:b/>
            <w:sz w:val="28"/>
            <w:szCs w:val="28"/>
          </w:rPr>
          <w:t>}}</w:t>
        </w:r>
      </w:ins>
    </w:p>
    <w:p w14:paraId="29D279CE" w14:textId="77777777" w:rsidR="00493CD5" w:rsidRPr="00121E9F" w:rsidRDefault="00520C42" w:rsidP="007D6CC4">
      <w:pPr>
        <w:pStyle w:val="Heading1"/>
      </w:pPr>
      <w:bookmarkStart w:id="283" w:name="_Toc208034388"/>
      <w:r w:rsidRPr="00121E9F">
        <w:t>DIRECTORS RESOLUTION APPROVING ALLOTMENT OF SHARES</w:t>
      </w:r>
      <w:bookmarkEnd w:id="283"/>
    </w:p>
    <w:p w14:paraId="29D279CF" w14:textId="77777777" w:rsidR="00493CD5" w:rsidRPr="00121E9F" w:rsidRDefault="00493CD5">
      <w:pPr>
        <w:jc w:val="both"/>
        <w:rPr>
          <w:b/>
          <w:sz w:val="24"/>
          <w:szCs w:val="24"/>
        </w:rPr>
      </w:pPr>
    </w:p>
    <w:p w14:paraId="29D279D0" w14:textId="77777777" w:rsidR="00493CD5" w:rsidRPr="00121E9F" w:rsidRDefault="00520C42">
      <w:pPr>
        <w:jc w:val="both"/>
        <w:rPr>
          <w:sz w:val="24"/>
          <w:szCs w:val="24"/>
        </w:rPr>
      </w:pPr>
      <w:r w:rsidRPr="00121E9F">
        <w:rPr>
          <w:sz w:val="24"/>
          <w:szCs w:val="24"/>
        </w:rPr>
        <w:t>We, the undersigned, being all the directors of the Company, consent in writing to the following resolutions:</w:t>
      </w:r>
    </w:p>
    <w:p w14:paraId="29D279D1" w14:textId="77777777" w:rsidR="00493CD5" w:rsidRPr="00121E9F" w:rsidRDefault="00493CD5">
      <w:pPr>
        <w:jc w:val="both"/>
        <w:rPr>
          <w:sz w:val="24"/>
          <w:szCs w:val="24"/>
        </w:rPr>
      </w:pPr>
    </w:p>
    <w:p w14:paraId="29D279D2" w14:textId="77777777" w:rsidR="00493CD5" w:rsidRPr="00121E9F" w:rsidRDefault="00520C42">
      <w:pPr>
        <w:jc w:val="both"/>
        <w:rPr>
          <w:sz w:val="24"/>
          <w:szCs w:val="24"/>
        </w:rPr>
      </w:pPr>
      <w:r w:rsidRPr="00121E9F">
        <w:rPr>
          <w:sz w:val="24"/>
          <w:szCs w:val="24"/>
        </w:rPr>
        <w:t xml:space="preserve">WHEREAS subscriptions have been received from the persons listed below for the allotment to them of the number of shares of the </w:t>
      </w:r>
      <w:bookmarkStart w:id="284" w:name="_sbdt_8ce69ae754505762_172"/>
      <w:r w:rsidRPr="00121E9F">
        <w:rPr>
          <w:sz w:val="24"/>
          <w:szCs w:val="24"/>
        </w:rPr>
        <w:t>Corporation</w:t>
      </w:r>
      <w:bookmarkEnd w:id="284"/>
      <w:r w:rsidRPr="00121E9F">
        <w:rPr>
          <w:sz w:val="24"/>
          <w:szCs w:val="24"/>
        </w:rPr>
        <w:t xml:space="preserve"> at the price set opposite their respective names:</w:t>
      </w:r>
    </w:p>
    <w:p w14:paraId="29D279D3" w14:textId="77777777" w:rsidR="00493CD5" w:rsidRPr="00121E9F" w:rsidRDefault="00493CD5">
      <w:pPr>
        <w:jc w:val="both"/>
        <w:rPr>
          <w:sz w:val="24"/>
          <w:szCs w:val="24"/>
        </w:rPr>
      </w:pPr>
    </w:p>
    <w:p w14:paraId="29D279D4" w14:textId="77777777" w:rsidR="00493CD5" w:rsidRPr="00121E9F" w:rsidRDefault="00520C42">
      <w:pPr>
        <w:jc w:val="both"/>
        <w:rPr>
          <w:b/>
          <w:sz w:val="24"/>
          <w:szCs w:val="24"/>
        </w:rPr>
      </w:pPr>
      <w:r w:rsidRPr="00121E9F">
        <w:rPr>
          <w:b/>
          <w:sz w:val="24"/>
          <w:szCs w:val="24"/>
        </w:rPr>
        <w:t>Name</w:t>
      </w:r>
      <w:r w:rsidRPr="00121E9F">
        <w:rPr>
          <w:b/>
          <w:sz w:val="24"/>
          <w:szCs w:val="24"/>
        </w:rPr>
        <w:tab/>
      </w:r>
      <w:r w:rsidRPr="00121E9F">
        <w:rPr>
          <w:b/>
          <w:sz w:val="24"/>
          <w:szCs w:val="24"/>
        </w:rPr>
        <w:tab/>
      </w:r>
      <w:r w:rsidRPr="00121E9F">
        <w:rPr>
          <w:b/>
          <w:sz w:val="24"/>
          <w:szCs w:val="24"/>
        </w:rPr>
        <w:tab/>
        <w:t xml:space="preserve">                No. and Class of Shares</w:t>
      </w:r>
      <w:r w:rsidRPr="00121E9F">
        <w:rPr>
          <w:b/>
          <w:sz w:val="24"/>
          <w:szCs w:val="24"/>
        </w:rPr>
        <w:tab/>
      </w:r>
      <w:proofErr w:type="gramStart"/>
      <w:r w:rsidRPr="00121E9F">
        <w:rPr>
          <w:b/>
          <w:sz w:val="24"/>
          <w:szCs w:val="24"/>
        </w:rPr>
        <w:tab/>
        <w:t xml:space="preserve">  Price</w:t>
      </w:r>
      <w:proofErr w:type="gramEnd"/>
      <w:r w:rsidRPr="00121E9F">
        <w:rPr>
          <w:b/>
          <w:sz w:val="24"/>
          <w:szCs w:val="24"/>
        </w:rPr>
        <w:t xml:space="preserve"> per Share</w:t>
      </w:r>
    </w:p>
    <w:p w14:paraId="29D279D5" w14:textId="77777777" w:rsidR="00493CD5" w:rsidRDefault="00493CD5">
      <w:pPr>
        <w:jc w:val="both"/>
        <w:rPr>
          <w:sz w:val="24"/>
          <w:szCs w:val="24"/>
        </w:rPr>
      </w:pPr>
    </w:p>
    <w:p w14:paraId="5AAF7CAF" w14:textId="0604CA17" w:rsidR="00095182" w:rsidRPr="00121E9F" w:rsidRDefault="00095182">
      <w:pPr>
        <w:jc w:val="both"/>
        <w:rPr>
          <w:sz w:val="24"/>
          <w:szCs w:val="24"/>
        </w:rPr>
      </w:pPr>
      <w:del w:id="285" w:author="Legal - Robert Onley" w:date="2025-09-06T19:09:00Z" w16du:dateUtc="2025-09-06T23:09:00Z">
        <w:r w:rsidDel="00AC53EA">
          <w:rPr>
            <w:sz w:val="24"/>
            <w:szCs w:val="24"/>
          </w:rPr>
          <w:delText>Signifi Solutions Inc.</w:delText>
        </w:r>
      </w:del>
      <w:ins w:id="286" w:author="Legal - Robert Onley" w:date="2025-09-06T19:09:00Z" w16du:dateUtc="2025-09-06T23:09:00Z">
        <w:r w:rsidR="00AC53EA">
          <w:rPr>
            <w:sz w:val="24"/>
            <w:szCs w:val="24"/>
          </w:rPr>
          <w:t>{{Shareholder}}</w:t>
        </w:r>
      </w:ins>
      <w:r>
        <w:rPr>
          <w:sz w:val="24"/>
          <w:szCs w:val="24"/>
        </w:rPr>
        <w:tab/>
      </w:r>
      <w:r>
        <w:rPr>
          <w:sz w:val="24"/>
          <w:szCs w:val="24"/>
        </w:rPr>
        <w:tab/>
      </w:r>
      <w:del w:id="287" w:author="Legal - Robert Onley" w:date="2025-09-06T19:08:00Z" w16du:dateUtc="2025-09-06T23:08:00Z">
        <w:r w:rsidDel="00AC53EA">
          <w:rPr>
            <w:sz w:val="24"/>
            <w:szCs w:val="24"/>
          </w:rPr>
          <w:delText>100 Common Shares</w:delText>
        </w:r>
      </w:del>
      <w:ins w:id="288" w:author="Legal - Robert Onley" w:date="2025-09-06T19:08:00Z" w16du:dateUtc="2025-09-06T23:08:00Z">
        <w:r w:rsidR="00AC53EA">
          <w:rPr>
            <w:sz w:val="24"/>
            <w:szCs w:val="24"/>
          </w:rPr>
          <w:t>{{</w:t>
        </w:r>
        <w:proofErr w:type="spellStart"/>
        <w:r w:rsidR="00AC53EA">
          <w:rPr>
            <w:sz w:val="24"/>
            <w:szCs w:val="24"/>
          </w:rPr>
          <w:t>numberShares</w:t>
        </w:r>
        <w:proofErr w:type="spellEnd"/>
        <w:r w:rsidR="00AC53EA">
          <w:rPr>
            <w:sz w:val="24"/>
            <w:szCs w:val="24"/>
          </w:rPr>
          <w:t>}}</w:t>
        </w:r>
      </w:ins>
      <w:r>
        <w:rPr>
          <w:sz w:val="24"/>
          <w:szCs w:val="24"/>
        </w:rPr>
        <w:tab/>
      </w:r>
      <w:r>
        <w:rPr>
          <w:sz w:val="24"/>
          <w:szCs w:val="24"/>
        </w:rPr>
        <w:tab/>
      </w:r>
      <w:r>
        <w:rPr>
          <w:sz w:val="24"/>
          <w:szCs w:val="24"/>
        </w:rPr>
        <w:tab/>
      </w:r>
      <w:del w:id="289" w:author="Legal - Robert Onley" w:date="2025-09-06T19:08:00Z" w16du:dateUtc="2025-09-06T23:08:00Z">
        <w:r w:rsidDel="00AC53EA">
          <w:rPr>
            <w:sz w:val="24"/>
            <w:szCs w:val="24"/>
          </w:rPr>
          <w:delText>$1</w:delText>
        </w:r>
      </w:del>
      <w:ins w:id="290" w:author="Legal - Robert Onley" w:date="2025-09-06T19:08:00Z" w16du:dateUtc="2025-09-06T23:08:00Z">
        <w:r w:rsidR="00AC53EA">
          <w:rPr>
            <w:sz w:val="24"/>
            <w:szCs w:val="24"/>
          </w:rPr>
          <w:t>{{</w:t>
        </w:r>
        <w:proofErr w:type="spellStart"/>
        <w:r w:rsidR="00AC53EA">
          <w:rPr>
            <w:sz w:val="24"/>
            <w:szCs w:val="24"/>
          </w:rPr>
          <w:t>SharePrice</w:t>
        </w:r>
        <w:proofErr w:type="spellEnd"/>
        <w:r w:rsidR="00AC53EA">
          <w:rPr>
            <w:sz w:val="24"/>
            <w:szCs w:val="24"/>
          </w:rPr>
          <w:t>}}</w:t>
        </w:r>
      </w:ins>
      <w:r>
        <w:rPr>
          <w:sz w:val="24"/>
          <w:szCs w:val="24"/>
        </w:rPr>
        <w:t xml:space="preserve"> </w:t>
      </w:r>
      <w:del w:id="291" w:author="Legal - Robert Onley" w:date="2025-09-06T19:08:00Z" w16du:dateUtc="2025-09-06T23:08:00Z">
        <w:r w:rsidDel="00AC53EA">
          <w:rPr>
            <w:sz w:val="24"/>
            <w:szCs w:val="24"/>
          </w:rPr>
          <w:delText>CAD</w:delText>
        </w:r>
      </w:del>
      <w:ins w:id="292" w:author="Legal - Robert Onley" w:date="2025-09-06T19:08:00Z" w16du:dateUtc="2025-09-06T23:08:00Z">
        <w:r w:rsidR="00AC53EA">
          <w:rPr>
            <w:sz w:val="24"/>
            <w:szCs w:val="24"/>
          </w:rPr>
          <w:t>{{CURRENCY}}</w:t>
        </w:r>
      </w:ins>
    </w:p>
    <w:p w14:paraId="29D279D6" w14:textId="180BDDF5" w:rsidR="00493CD5" w:rsidRPr="00121E9F" w:rsidRDefault="00493CD5">
      <w:pPr>
        <w:jc w:val="both"/>
        <w:rPr>
          <w:sz w:val="24"/>
          <w:szCs w:val="24"/>
        </w:rPr>
      </w:pPr>
    </w:p>
    <w:p w14:paraId="29D279D8" w14:textId="77777777" w:rsidR="00493CD5" w:rsidRPr="00121E9F" w:rsidRDefault="00520C42">
      <w:pPr>
        <w:jc w:val="both"/>
        <w:rPr>
          <w:sz w:val="24"/>
          <w:szCs w:val="24"/>
        </w:rPr>
      </w:pPr>
      <w:r w:rsidRPr="00121E9F">
        <w:rPr>
          <w:sz w:val="24"/>
          <w:szCs w:val="24"/>
        </w:rPr>
        <w:t xml:space="preserve">                     </w:t>
      </w:r>
    </w:p>
    <w:p w14:paraId="29D279D9" w14:textId="77777777" w:rsidR="00493CD5" w:rsidRPr="00121E9F" w:rsidRDefault="00520C42">
      <w:pPr>
        <w:jc w:val="both"/>
        <w:rPr>
          <w:sz w:val="24"/>
          <w:szCs w:val="24"/>
        </w:rPr>
      </w:pPr>
      <w:r w:rsidRPr="00121E9F">
        <w:rPr>
          <w:sz w:val="24"/>
          <w:szCs w:val="24"/>
        </w:rPr>
        <w:t>RESOLVED</w:t>
      </w:r>
    </w:p>
    <w:p w14:paraId="29D279DA" w14:textId="77777777" w:rsidR="00493CD5" w:rsidRPr="00121E9F" w:rsidRDefault="00493CD5">
      <w:pPr>
        <w:jc w:val="both"/>
        <w:rPr>
          <w:sz w:val="24"/>
          <w:szCs w:val="24"/>
        </w:rPr>
      </w:pPr>
    </w:p>
    <w:p w14:paraId="29D279DB" w14:textId="0692769C" w:rsidR="00493CD5" w:rsidRPr="00121E9F" w:rsidRDefault="00520C42">
      <w:pPr>
        <w:jc w:val="both"/>
        <w:rPr>
          <w:sz w:val="24"/>
          <w:szCs w:val="24"/>
        </w:rPr>
      </w:pPr>
      <w:r w:rsidRPr="00121E9F">
        <w:rPr>
          <w:sz w:val="24"/>
          <w:szCs w:val="24"/>
        </w:rPr>
        <w:t>(1) that the Company, having received full payment, do allot, issue and deliver to the persons listed above the number of shares at the price per share set opposite their respective names, and such shares be declared to be fully paid and non-</w:t>
      </w:r>
      <w:proofErr w:type="gramStart"/>
      <w:r w:rsidRPr="00121E9F">
        <w:rPr>
          <w:sz w:val="24"/>
          <w:szCs w:val="24"/>
        </w:rPr>
        <w:t>assessable;</w:t>
      </w:r>
      <w:proofErr w:type="gramEnd"/>
    </w:p>
    <w:p w14:paraId="29D279DC" w14:textId="77777777" w:rsidR="00493CD5" w:rsidRPr="00121E9F" w:rsidRDefault="00520C42">
      <w:pPr>
        <w:jc w:val="both"/>
        <w:rPr>
          <w:sz w:val="24"/>
          <w:szCs w:val="24"/>
        </w:rPr>
      </w:pPr>
      <w:r w:rsidRPr="00121E9F">
        <w:rPr>
          <w:sz w:val="24"/>
          <w:szCs w:val="24"/>
        </w:rPr>
        <w:t>(2) that the following share certificates be issued:</w:t>
      </w:r>
    </w:p>
    <w:p w14:paraId="29D279DD" w14:textId="77777777" w:rsidR="00493CD5" w:rsidRPr="00121E9F" w:rsidRDefault="00493CD5">
      <w:pPr>
        <w:jc w:val="both"/>
        <w:rPr>
          <w:sz w:val="24"/>
          <w:szCs w:val="24"/>
        </w:rPr>
      </w:pPr>
    </w:p>
    <w:p w14:paraId="29D279DE" w14:textId="77777777" w:rsidR="00493CD5" w:rsidRPr="00121E9F" w:rsidRDefault="00493CD5">
      <w:pPr>
        <w:jc w:val="both"/>
        <w:rPr>
          <w:sz w:val="24"/>
          <w:szCs w:val="24"/>
        </w:rPr>
      </w:pPr>
    </w:p>
    <w:p w14:paraId="29D279DF" w14:textId="376D0998" w:rsidR="00493CD5" w:rsidRPr="00121E9F" w:rsidRDefault="00520C42">
      <w:pPr>
        <w:jc w:val="both"/>
        <w:rPr>
          <w:sz w:val="24"/>
          <w:szCs w:val="24"/>
        </w:rPr>
      </w:pPr>
      <w:r w:rsidRPr="00121E9F">
        <w:rPr>
          <w:sz w:val="24"/>
          <w:szCs w:val="24"/>
        </w:rPr>
        <w:t xml:space="preserve">Share certificate # </w:t>
      </w:r>
      <w:r w:rsidR="00FA5F28" w:rsidRPr="00121E9F">
        <w:rPr>
          <w:sz w:val="24"/>
          <w:szCs w:val="24"/>
        </w:rPr>
        <w:tab/>
      </w:r>
      <w:r w:rsidR="00FA5F28" w:rsidRPr="00121E9F">
        <w:rPr>
          <w:sz w:val="24"/>
          <w:szCs w:val="24"/>
        </w:rPr>
        <w:tab/>
      </w:r>
      <w:r w:rsidRPr="00121E9F">
        <w:rPr>
          <w:sz w:val="24"/>
          <w:szCs w:val="24"/>
        </w:rPr>
        <w:t xml:space="preserve">Name </w:t>
      </w:r>
      <w:r w:rsidR="002D0B54" w:rsidRPr="00121E9F">
        <w:rPr>
          <w:sz w:val="24"/>
          <w:szCs w:val="24"/>
        </w:rPr>
        <w:tab/>
      </w:r>
      <w:r w:rsidR="002D0B54" w:rsidRPr="00121E9F">
        <w:rPr>
          <w:sz w:val="24"/>
          <w:szCs w:val="24"/>
        </w:rPr>
        <w:tab/>
      </w:r>
      <w:r w:rsidR="002D0B54" w:rsidRPr="00121E9F">
        <w:rPr>
          <w:sz w:val="24"/>
          <w:szCs w:val="24"/>
        </w:rPr>
        <w:tab/>
      </w:r>
      <w:r w:rsidR="002D0B54" w:rsidRPr="00121E9F">
        <w:rPr>
          <w:sz w:val="24"/>
          <w:szCs w:val="24"/>
        </w:rPr>
        <w:tab/>
      </w:r>
      <w:r w:rsidR="002D0B54" w:rsidRPr="00121E9F">
        <w:rPr>
          <w:sz w:val="24"/>
          <w:szCs w:val="24"/>
        </w:rPr>
        <w:tab/>
      </w:r>
      <w:r w:rsidRPr="00121E9F">
        <w:rPr>
          <w:sz w:val="24"/>
          <w:szCs w:val="24"/>
        </w:rPr>
        <w:t>No. and Class of Shares</w:t>
      </w:r>
    </w:p>
    <w:p w14:paraId="29D279E0" w14:textId="4B0C6437" w:rsidR="00493CD5" w:rsidRDefault="00493CD5">
      <w:pPr>
        <w:jc w:val="both"/>
        <w:rPr>
          <w:sz w:val="24"/>
          <w:szCs w:val="24"/>
        </w:rPr>
      </w:pPr>
    </w:p>
    <w:p w14:paraId="3AD83746" w14:textId="00C99459" w:rsidR="00095182" w:rsidRPr="00121E9F" w:rsidRDefault="00095182">
      <w:pPr>
        <w:jc w:val="both"/>
        <w:rPr>
          <w:sz w:val="24"/>
          <w:szCs w:val="24"/>
        </w:rPr>
      </w:pPr>
      <w:r>
        <w:rPr>
          <w:sz w:val="24"/>
          <w:szCs w:val="24"/>
        </w:rPr>
        <w:t>Certificate No. 1</w:t>
      </w:r>
      <w:r>
        <w:rPr>
          <w:sz w:val="24"/>
          <w:szCs w:val="24"/>
        </w:rPr>
        <w:tab/>
      </w:r>
      <w:r>
        <w:rPr>
          <w:sz w:val="24"/>
          <w:szCs w:val="24"/>
        </w:rPr>
        <w:tab/>
      </w:r>
      <w:del w:id="293" w:author="Legal - Robert Onley" w:date="2025-09-06T19:09:00Z" w16du:dateUtc="2025-09-06T23:09:00Z">
        <w:r w:rsidDel="00AC53EA">
          <w:rPr>
            <w:sz w:val="24"/>
            <w:szCs w:val="24"/>
          </w:rPr>
          <w:delText>Signifi Solutions Inc.</w:delText>
        </w:r>
      </w:del>
      <w:ins w:id="294" w:author="Legal - Robert Onley" w:date="2025-09-06T19:09:00Z" w16du:dateUtc="2025-09-06T23:09:00Z">
        <w:r w:rsidR="00AC53EA">
          <w:rPr>
            <w:sz w:val="24"/>
            <w:szCs w:val="24"/>
          </w:rPr>
          <w:t>{{Shareholder}}</w:t>
        </w:r>
      </w:ins>
      <w:r>
        <w:rPr>
          <w:sz w:val="24"/>
          <w:szCs w:val="24"/>
        </w:rPr>
        <w:tab/>
      </w:r>
      <w:r>
        <w:rPr>
          <w:sz w:val="24"/>
          <w:szCs w:val="24"/>
        </w:rPr>
        <w:tab/>
      </w:r>
      <w:del w:id="295" w:author="Legal - Robert Onley" w:date="2025-09-06T19:08:00Z" w16du:dateUtc="2025-09-06T23:08:00Z">
        <w:r w:rsidDel="00AC53EA">
          <w:rPr>
            <w:sz w:val="24"/>
            <w:szCs w:val="24"/>
          </w:rPr>
          <w:delText>100 Common Shares</w:delText>
        </w:r>
      </w:del>
      <w:ins w:id="296" w:author="Legal - Robert Onley" w:date="2025-09-06T19:08:00Z" w16du:dateUtc="2025-09-06T23:08:00Z">
        <w:r w:rsidR="00AC53EA">
          <w:rPr>
            <w:sz w:val="24"/>
            <w:szCs w:val="24"/>
          </w:rPr>
          <w:t>{{</w:t>
        </w:r>
        <w:proofErr w:type="spellStart"/>
        <w:r w:rsidR="00AC53EA">
          <w:rPr>
            <w:sz w:val="24"/>
            <w:szCs w:val="24"/>
          </w:rPr>
          <w:t>numberShares</w:t>
        </w:r>
        <w:proofErr w:type="spellEnd"/>
        <w:r w:rsidR="00AC53EA">
          <w:rPr>
            <w:sz w:val="24"/>
            <w:szCs w:val="24"/>
          </w:rPr>
          <w:t>}}</w:t>
        </w:r>
      </w:ins>
    </w:p>
    <w:p w14:paraId="356D60BB" w14:textId="142A78C0" w:rsidR="00FA5F28" w:rsidRPr="00121E9F" w:rsidRDefault="00FA5F28" w:rsidP="00FA5F28">
      <w:pPr>
        <w:ind w:firstLine="720"/>
        <w:jc w:val="both"/>
        <w:rPr>
          <w:sz w:val="24"/>
          <w:szCs w:val="24"/>
        </w:rPr>
      </w:pPr>
    </w:p>
    <w:p w14:paraId="29D279E9" w14:textId="77777777" w:rsidR="00493CD5" w:rsidRPr="00121E9F" w:rsidRDefault="00493CD5">
      <w:pPr>
        <w:jc w:val="both"/>
        <w:rPr>
          <w:sz w:val="24"/>
          <w:szCs w:val="24"/>
        </w:rPr>
      </w:pPr>
    </w:p>
    <w:p w14:paraId="29D279EB" w14:textId="58F7964F" w:rsidR="00493CD5" w:rsidRPr="00121E9F" w:rsidRDefault="00520C42">
      <w:pPr>
        <w:jc w:val="both"/>
        <w:rPr>
          <w:sz w:val="24"/>
          <w:szCs w:val="24"/>
        </w:rPr>
      </w:pPr>
      <w:r w:rsidRPr="00121E9F">
        <w:rPr>
          <w:sz w:val="24"/>
          <w:szCs w:val="24"/>
        </w:rPr>
        <w:t>and that any director or officer of the Company execute the said share certificates and deliver them to the persons entitled thereto.</w:t>
      </w:r>
    </w:p>
    <w:p w14:paraId="29D279EE" w14:textId="77777777" w:rsidR="00493CD5" w:rsidRPr="00121E9F" w:rsidRDefault="00493CD5">
      <w:pPr>
        <w:jc w:val="both"/>
        <w:rPr>
          <w:sz w:val="24"/>
          <w:szCs w:val="24"/>
        </w:rPr>
      </w:pPr>
    </w:p>
    <w:p w14:paraId="29D279EF" w14:textId="0E7ACE43" w:rsidR="00493CD5" w:rsidRPr="00121E9F" w:rsidRDefault="00520C42">
      <w:pPr>
        <w:jc w:val="both"/>
        <w:rPr>
          <w:sz w:val="24"/>
          <w:szCs w:val="24"/>
        </w:rPr>
      </w:pPr>
      <w:r w:rsidRPr="00121E9F">
        <w:rPr>
          <w:sz w:val="24"/>
          <w:szCs w:val="24"/>
        </w:rPr>
        <w:t>DATED this {{</w:t>
      </w:r>
      <w:bookmarkStart w:id="297" w:name="_sbdt_6df91d8da8545c65_387"/>
      <w:r w:rsidRPr="00121E9F">
        <w:rPr>
          <w:sz w:val="24"/>
          <w:szCs w:val="24"/>
        </w:rPr>
        <w:t>Day</w:t>
      </w:r>
      <w:bookmarkEnd w:id="297"/>
      <w:r w:rsidRPr="00121E9F">
        <w:rPr>
          <w:sz w:val="24"/>
          <w:szCs w:val="24"/>
        </w:rPr>
        <w:t>}} day of {{</w:t>
      </w:r>
      <w:bookmarkStart w:id="298" w:name="_sbdt_5e40ef6ce9c06c58_335"/>
      <w:r w:rsidRPr="00121E9F">
        <w:rPr>
          <w:sz w:val="24"/>
          <w:szCs w:val="24"/>
        </w:rPr>
        <w:t>Month</w:t>
      </w:r>
      <w:bookmarkEnd w:id="298"/>
      <w:r w:rsidRPr="00121E9F">
        <w:rPr>
          <w:sz w:val="24"/>
          <w:szCs w:val="24"/>
        </w:rPr>
        <w:t>}}, {{</w:t>
      </w:r>
      <w:bookmarkStart w:id="299" w:name="_sbdt_3b5df65ac09a55cd_368"/>
      <w:r w:rsidRPr="00121E9F">
        <w:rPr>
          <w:sz w:val="24"/>
          <w:szCs w:val="24"/>
        </w:rPr>
        <w:t>Year</w:t>
      </w:r>
      <w:bookmarkEnd w:id="299"/>
      <w:r w:rsidRPr="00121E9F">
        <w:rPr>
          <w:sz w:val="24"/>
          <w:szCs w:val="24"/>
        </w:rPr>
        <w:t>}}</w:t>
      </w:r>
    </w:p>
    <w:p w14:paraId="29D279F0" w14:textId="77777777" w:rsidR="00493CD5" w:rsidRPr="00121E9F" w:rsidRDefault="00493CD5">
      <w:pPr>
        <w:jc w:val="both"/>
        <w:rPr>
          <w:sz w:val="24"/>
          <w:szCs w:val="24"/>
        </w:rPr>
      </w:pPr>
    </w:p>
    <w:p w14:paraId="29D279F1" w14:textId="77777777" w:rsidR="00493CD5" w:rsidRPr="00121E9F" w:rsidRDefault="00493CD5">
      <w:pPr>
        <w:jc w:val="both"/>
        <w:rPr>
          <w:sz w:val="24"/>
          <w:szCs w:val="24"/>
        </w:rPr>
      </w:pPr>
    </w:p>
    <w:p w14:paraId="11F45724" w14:textId="016AF360" w:rsidR="00A57A89" w:rsidRPr="00EE74DC" w:rsidRDefault="00520C42">
      <w:pPr>
        <w:jc w:val="both"/>
        <w:rPr>
          <w:sz w:val="24"/>
          <w:szCs w:val="24"/>
          <w:highlight w:val="white"/>
        </w:rPr>
      </w:pPr>
      <w:r w:rsidRPr="00121E9F">
        <w:rPr>
          <w:sz w:val="24"/>
          <w:szCs w:val="24"/>
          <w:highlight w:val="white"/>
        </w:rPr>
        <w:t>Signature _____________________</w:t>
      </w:r>
    </w:p>
    <w:p w14:paraId="08018D1F" w14:textId="77777777" w:rsidR="00A57A89" w:rsidRPr="00121E9F" w:rsidRDefault="00A57A89">
      <w:pPr>
        <w:jc w:val="both"/>
        <w:rPr>
          <w:sz w:val="24"/>
          <w:szCs w:val="24"/>
        </w:rPr>
      </w:pPr>
    </w:p>
    <w:p w14:paraId="29D279F7" w14:textId="1DE4B0EE" w:rsidR="00493CD5" w:rsidRPr="00121E9F" w:rsidRDefault="00520C42" w:rsidP="007D6CC4">
      <w:pPr>
        <w:jc w:val="center"/>
        <w:rPr>
          <w:sz w:val="36"/>
          <w:szCs w:val="36"/>
        </w:rPr>
      </w:pPr>
      <w:r w:rsidRPr="00121E9F">
        <w:br w:type="page"/>
      </w:r>
      <w:del w:id="300" w:author="Legal - Robert Onley" w:date="2025-09-06T19:07:00Z" w16du:dateUtc="2025-09-06T23:07:00Z">
        <w:r w:rsidR="002628AE" w:rsidRPr="00121E9F" w:rsidDel="00AC53EA">
          <w:rPr>
            <w:b/>
            <w:sz w:val="32"/>
            <w:szCs w:val="32"/>
          </w:rPr>
          <w:lastRenderedPageBreak/>
          <w:delText>Signifi Capital Inc.</w:delText>
        </w:r>
      </w:del>
      <w:ins w:id="301" w:author="Legal - Robert Onley" w:date="2025-09-06T19:07:00Z" w16du:dateUtc="2025-09-06T23:07:00Z">
        <w:r w:rsidR="00AC53EA">
          <w:rPr>
            <w:b/>
            <w:sz w:val="32"/>
            <w:szCs w:val="32"/>
          </w:rPr>
          <w:t>{{</w:t>
        </w:r>
        <w:proofErr w:type="spellStart"/>
        <w:r w:rsidR="00AC53EA">
          <w:rPr>
            <w:b/>
            <w:sz w:val="32"/>
            <w:szCs w:val="32"/>
          </w:rPr>
          <w:t>CompanyName</w:t>
        </w:r>
        <w:proofErr w:type="spellEnd"/>
        <w:r w:rsidR="00AC53EA">
          <w:rPr>
            <w:b/>
            <w:sz w:val="32"/>
            <w:szCs w:val="32"/>
          </w:rPr>
          <w:t>}}</w:t>
        </w:r>
      </w:ins>
    </w:p>
    <w:p w14:paraId="29D279F8" w14:textId="77777777" w:rsidR="00493CD5" w:rsidRPr="00121E9F" w:rsidRDefault="00520C42" w:rsidP="007D6CC4">
      <w:pPr>
        <w:pStyle w:val="Heading1"/>
      </w:pPr>
      <w:bookmarkStart w:id="302" w:name="_Toc208034389"/>
      <w:r w:rsidRPr="00121E9F">
        <w:t>CONSENT AND WAIVER FOR TRANSFER OF SHARES</w:t>
      </w:r>
      <w:bookmarkEnd w:id="302"/>
    </w:p>
    <w:p w14:paraId="29D279F9" w14:textId="77777777" w:rsidR="00493CD5" w:rsidRPr="00121E9F" w:rsidRDefault="00493CD5">
      <w:pPr>
        <w:jc w:val="both"/>
        <w:rPr>
          <w:b/>
          <w:sz w:val="24"/>
          <w:szCs w:val="24"/>
        </w:rPr>
      </w:pPr>
    </w:p>
    <w:p w14:paraId="29D279FA" w14:textId="77777777" w:rsidR="00493CD5" w:rsidRPr="00121E9F" w:rsidRDefault="00493CD5">
      <w:pPr>
        <w:jc w:val="both"/>
        <w:rPr>
          <w:b/>
          <w:sz w:val="24"/>
          <w:szCs w:val="24"/>
        </w:rPr>
      </w:pPr>
    </w:p>
    <w:p w14:paraId="29D279FB" w14:textId="69645ECB" w:rsidR="00493CD5" w:rsidRPr="00121E9F" w:rsidRDefault="00520C42">
      <w:pPr>
        <w:jc w:val="both"/>
        <w:rPr>
          <w:b/>
          <w:sz w:val="24"/>
          <w:szCs w:val="24"/>
        </w:rPr>
      </w:pPr>
      <w:r w:rsidRPr="00121E9F">
        <w:rPr>
          <w:sz w:val="24"/>
          <w:szCs w:val="24"/>
        </w:rPr>
        <w:t xml:space="preserve">TO: </w:t>
      </w:r>
      <w:del w:id="303" w:author="Legal - Robert Onley" w:date="2025-09-06T19:07:00Z" w16du:dateUtc="2025-09-06T23:07:00Z">
        <w:r w:rsidR="002628AE" w:rsidRPr="00121E9F" w:rsidDel="00AC53EA">
          <w:rPr>
            <w:b/>
            <w:sz w:val="24"/>
            <w:szCs w:val="24"/>
          </w:rPr>
          <w:delText>Signifi Capital Inc.</w:delText>
        </w:r>
      </w:del>
      <w:ins w:id="304" w:author="Legal - Robert Onley" w:date="2025-09-06T19:07:00Z" w16du:dateUtc="2025-09-06T23:07:00Z">
        <w:r w:rsidR="00AC53EA">
          <w:rPr>
            <w:b/>
            <w:sz w:val="24"/>
            <w:szCs w:val="24"/>
          </w:rPr>
          <w:t>{{</w:t>
        </w:r>
        <w:proofErr w:type="spellStart"/>
        <w:r w:rsidR="00AC53EA">
          <w:rPr>
            <w:b/>
            <w:sz w:val="24"/>
            <w:szCs w:val="24"/>
          </w:rPr>
          <w:t>CompanyName</w:t>
        </w:r>
        <w:proofErr w:type="spellEnd"/>
        <w:r w:rsidR="00AC53EA">
          <w:rPr>
            <w:b/>
            <w:sz w:val="24"/>
            <w:szCs w:val="24"/>
          </w:rPr>
          <w:t>}}</w:t>
        </w:r>
      </w:ins>
    </w:p>
    <w:p w14:paraId="41AE7249" w14:textId="77777777" w:rsidR="008233DD" w:rsidRPr="00121E9F" w:rsidRDefault="008233DD">
      <w:pPr>
        <w:jc w:val="both"/>
        <w:rPr>
          <w:sz w:val="24"/>
          <w:szCs w:val="24"/>
        </w:rPr>
      </w:pPr>
    </w:p>
    <w:p w14:paraId="29D279FC" w14:textId="7803B7C8" w:rsidR="00493CD5" w:rsidRPr="00121E9F" w:rsidRDefault="00520C42">
      <w:pPr>
        <w:jc w:val="both"/>
        <w:rPr>
          <w:sz w:val="24"/>
          <w:szCs w:val="24"/>
        </w:rPr>
      </w:pPr>
      <w:r w:rsidRPr="00121E9F">
        <w:rPr>
          <w:sz w:val="24"/>
          <w:szCs w:val="24"/>
        </w:rPr>
        <w:t>AND TO The directors thereof</w:t>
      </w:r>
    </w:p>
    <w:p w14:paraId="29D279FD" w14:textId="77777777" w:rsidR="00493CD5" w:rsidRPr="00121E9F" w:rsidRDefault="00493CD5">
      <w:pPr>
        <w:jc w:val="both"/>
        <w:rPr>
          <w:sz w:val="24"/>
          <w:szCs w:val="24"/>
        </w:rPr>
      </w:pPr>
    </w:p>
    <w:p w14:paraId="29D279FE" w14:textId="77777777" w:rsidR="00493CD5" w:rsidRPr="00121E9F" w:rsidRDefault="00493CD5">
      <w:pPr>
        <w:jc w:val="both"/>
        <w:rPr>
          <w:sz w:val="24"/>
          <w:szCs w:val="24"/>
        </w:rPr>
      </w:pPr>
    </w:p>
    <w:p w14:paraId="29D279FF" w14:textId="77777777" w:rsidR="00493CD5" w:rsidRPr="00121E9F" w:rsidRDefault="00520C42">
      <w:pPr>
        <w:jc w:val="both"/>
        <w:rPr>
          <w:sz w:val="24"/>
          <w:szCs w:val="24"/>
        </w:rPr>
      </w:pPr>
      <w:r w:rsidRPr="00121E9F">
        <w:rPr>
          <w:sz w:val="24"/>
          <w:szCs w:val="24"/>
        </w:rPr>
        <w:t xml:space="preserve">The undersigned, being all the registered holders of shares in the capital of the company, irrevocably waives </w:t>
      </w:r>
      <w:proofErr w:type="gramStart"/>
      <w:r w:rsidRPr="00121E9F">
        <w:rPr>
          <w:sz w:val="24"/>
          <w:szCs w:val="24"/>
        </w:rPr>
        <w:t>any and all</w:t>
      </w:r>
      <w:proofErr w:type="gramEnd"/>
      <w:r w:rsidRPr="00121E9F">
        <w:rPr>
          <w:sz w:val="24"/>
          <w:szCs w:val="24"/>
        </w:rPr>
        <w:t xml:space="preserve"> right to be offered any of the shares which the directors propose to transfer as follows:</w:t>
      </w:r>
    </w:p>
    <w:p w14:paraId="29D27A00" w14:textId="77777777" w:rsidR="00493CD5" w:rsidRPr="00121E9F" w:rsidRDefault="00493CD5">
      <w:pPr>
        <w:jc w:val="both"/>
        <w:rPr>
          <w:sz w:val="24"/>
          <w:szCs w:val="24"/>
        </w:rPr>
      </w:pPr>
    </w:p>
    <w:p w14:paraId="29D27A01" w14:textId="77777777" w:rsidR="00493CD5" w:rsidRPr="00121E9F" w:rsidRDefault="00493CD5">
      <w:pPr>
        <w:jc w:val="both"/>
        <w:rPr>
          <w:sz w:val="24"/>
          <w:szCs w:val="24"/>
        </w:rPr>
      </w:pPr>
    </w:p>
    <w:p w14:paraId="29D27A02" w14:textId="77777777" w:rsidR="00493CD5" w:rsidRPr="00121E9F" w:rsidRDefault="00520C42">
      <w:pPr>
        <w:jc w:val="both"/>
        <w:rPr>
          <w:sz w:val="24"/>
          <w:szCs w:val="24"/>
        </w:rPr>
      </w:pPr>
      <w:bookmarkStart w:id="305" w:name="_sbdt_e219b812444d43b5_254"/>
      <w:r w:rsidRPr="00121E9F">
        <w:rPr>
          <w:sz w:val="24"/>
          <w:szCs w:val="24"/>
        </w:rPr>
        <w:t>Transferor</w:t>
      </w:r>
      <w:bookmarkEnd w:id="305"/>
      <w:r w:rsidRPr="00121E9F">
        <w:rPr>
          <w:sz w:val="24"/>
          <w:szCs w:val="24"/>
        </w:rPr>
        <w:t xml:space="preserve"> </w:t>
      </w:r>
      <w:bookmarkStart w:id="306" w:name="_sbdt_d7c4a496f1adc365_248"/>
      <w:r w:rsidRPr="00121E9F">
        <w:rPr>
          <w:sz w:val="24"/>
          <w:szCs w:val="24"/>
        </w:rPr>
        <w:t>Transferee</w:t>
      </w:r>
      <w:bookmarkEnd w:id="306"/>
      <w:r w:rsidRPr="00121E9F">
        <w:rPr>
          <w:sz w:val="24"/>
          <w:szCs w:val="24"/>
        </w:rPr>
        <w:tab/>
      </w:r>
      <w:r w:rsidRPr="00121E9F">
        <w:rPr>
          <w:sz w:val="24"/>
          <w:szCs w:val="24"/>
        </w:rPr>
        <w:tab/>
      </w:r>
      <w:r w:rsidRPr="00121E9F">
        <w:rPr>
          <w:sz w:val="24"/>
          <w:szCs w:val="24"/>
        </w:rPr>
        <w:tab/>
        <w:t>Number and class of share</w:t>
      </w:r>
    </w:p>
    <w:p w14:paraId="29D27A03" w14:textId="77777777" w:rsidR="00493CD5" w:rsidRPr="00121E9F" w:rsidRDefault="00493CD5">
      <w:pPr>
        <w:jc w:val="both"/>
        <w:rPr>
          <w:sz w:val="24"/>
          <w:szCs w:val="24"/>
        </w:rPr>
      </w:pPr>
    </w:p>
    <w:p w14:paraId="29D27A04"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05"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06"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07"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08"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09"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0A"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0B" w14:textId="77777777" w:rsidR="00493CD5" w:rsidRPr="00121E9F" w:rsidRDefault="00493CD5">
      <w:pPr>
        <w:jc w:val="both"/>
        <w:rPr>
          <w:sz w:val="24"/>
          <w:szCs w:val="24"/>
        </w:rPr>
      </w:pPr>
    </w:p>
    <w:p w14:paraId="29D27A0D" w14:textId="77777777" w:rsidR="00493CD5" w:rsidRPr="00121E9F" w:rsidRDefault="00493CD5">
      <w:pPr>
        <w:jc w:val="both"/>
        <w:rPr>
          <w:sz w:val="24"/>
          <w:szCs w:val="24"/>
        </w:rPr>
      </w:pPr>
    </w:p>
    <w:p w14:paraId="29D27A0E" w14:textId="77777777" w:rsidR="00493CD5" w:rsidRPr="00121E9F" w:rsidRDefault="00520C42">
      <w:pPr>
        <w:jc w:val="both"/>
        <w:rPr>
          <w:sz w:val="24"/>
          <w:szCs w:val="24"/>
        </w:rPr>
      </w:pPr>
      <w:r w:rsidRPr="00121E9F">
        <w:rPr>
          <w:sz w:val="24"/>
          <w:szCs w:val="24"/>
        </w:rPr>
        <w:t>Dated the _______ day of ______________, 20__</w:t>
      </w:r>
    </w:p>
    <w:p w14:paraId="29D27A0F" w14:textId="77777777" w:rsidR="00493CD5" w:rsidRPr="00121E9F" w:rsidRDefault="00493CD5">
      <w:pPr>
        <w:jc w:val="both"/>
        <w:rPr>
          <w:sz w:val="24"/>
          <w:szCs w:val="24"/>
        </w:rPr>
      </w:pPr>
    </w:p>
    <w:p w14:paraId="29D27A11" w14:textId="77777777" w:rsidR="00493CD5" w:rsidRPr="00121E9F" w:rsidRDefault="00493CD5">
      <w:pPr>
        <w:jc w:val="both"/>
        <w:rPr>
          <w:sz w:val="24"/>
          <w:szCs w:val="24"/>
        </w:rPr>
      </w:pPr>
    </w:p>
    <w:p w14:paraId="29D27A12" w14:textId="77777777" w:rsidR="00493CD5" w:rsidRPr="00121E9F" w:rsidRDefault="00520C42">
      <w:pPr>
        <w:jc w:val="both"/>
        <w:rPr>
          <w:sz w:val="24"/>
          <w:szCs w:val="24"/>
        </w:rPr>
      </w:pPr>
      <w:r w:rsidRPr="00121E9F">
        <w:rPr>
          <w:sz w:val="24"/>
          <w:szCs w:val="24"/>
        </w:rPr>
        <w:t>Signature __________________</w:t>
      </w:r>
    </w:p>
    <w:p w14:paraId="29D27A13" w14:textId="77777777" w:rsidR="00493CD5" w:rsidRPr="00121E9F" w:rsidRDefault="00493CD5">
      <w:pPr>
        <w:jc w:val="both"/>
        <w:rPr>
          <w:sz w:val="24"/>
          <w:szCs w:val="24"/>
        </w:rPr>
      </w:pPr>
    </w:p>
    <w:p w14:paraId="29D27A14" w14:textId="77777777" w:rsidR="00493CD5" w:rsidRPr="00121E9F" w:rsidRDefault="00520C42">
      <w:pPr>
        <w:jc w:val="both"/>
        <w:rPr>
          <w:sz w:val="24"/>
          <w:szCs w:val="24"/>
        </w:rPr>
      </w:pPr>
      <w:r w:rsidRPr="00121E9F">
        <w:rPr>
          <w:sz w:val="24"/>
          <w:szCs w:val="24"/>
        </w:rPr>
        <w:t>Signature __________________</w:t>
      </w:r>
    </w:p>
    <w:p w14:paraId="29D27A15" w14:textId="77777777" w:rsidR="00493CD5" w:rsidRPr="00121E9F" w:rsidRDefault="00493CD5">
      <w:pPr>
        <w:jc w:val="both"/>
        <w:rPr>
          <w:sz w:val="24"/>
          <w:szCs w:val="24"/>
        </w:rPr>
      </w:pPr>
    </w:p>
    <w:p w14:paraId="29D27A16" w14:textId="77777777" w:rsidR="00493CD5" w:rsidRPr="00121E9F" w:rsidRDefault="00520C42">
      <w:pPr>
        <w:jc w:val="both"/>
        <w:rPr>
          <w:sz w:val="24"/>
          <w:szCs w:val="24"/>
        </w:rPr>
      </w:pPr>
      <w:r w:rsidRPr="00121E9F">
        <w:rPr>
          <w:sz w:val="24"/>
          <w:szCs w:val="24"/>
        </w:rPr>
        <w:t>Signature __________________</w:t>
      </w:r>
    </w:p>
    <w:p w14:paraId="29D27A17" w14:textId="77777777" w:rsidR="00493CD5" w:rsidRPr="00121E9F" w:rsidRDefault="00493CD5">
      <w:pPr>
        <w:jc w:val="both"/>
        <w:rPr>
          <w:sz w:val="24"/>
          <w:szCs w:val="24"/>
        </w:rPr>
      </w:pPr>
    </w:p>
    <w:p w14:paraId="29D27A18" w14:textId="77777777" w:rsidR="00493CD5" w:rsidRPr="00121E9F" w:rsidRDefault="00520C42">
      <w:pPr>
        <w:jc w:val="both"/>
        <w:rPr>
          <w:sz w:val="24"/>
          <w:szCs w:val="24"/>
        </w:rPr>
      </w:pPr>
      <w:r w:rsidRPr="00121E9F">
        <w:rPr>
          <w:sz w:val="24"/>
          <w:szCs w:val="24"/>
        </w:rPr>
        <w:t>Signature __________________</w:t>
      </w:r>
      <w:r w:rsidRPr="00121E9F">
        <w:br w:type="page"/>
      </w:r>
    </w:p>
    <w:p w14:paraId="29D27A19" w14:textId="4A9584C3" w:rsidR="00493CD5" w:rsidRPr="00121E9F" w:rsidRDefault="002628AE">
      <w:pPr>
        <w:jc w:val="center"/>
        <w:rPr>
          <w:b/>
          <w:sz w:val="36"/>
          <w:szCs w:val="36"/>
        </w:rPr>
      </w:pPr>
      <w:del w:id="307" w:author="Legal - Robert Onley" w:date="2025-09-06T19:07:00Z" w16du:dateUtc="2025-09-06T23:07:00Z">
        <w:r w:rsidRPr="00121E9F" w:rsidDel="00AC53EA">
          <w:rPr>
            <w:b/>
            <w:sz w:val="32"/>
            <w:szCs w:val="32"/>
          </w:rPr>
          <w:lastRenderedPageBreak/>
          <w:delText>Signifi Capital Inc.</w:delText>
        </w:r>
      </w:del>
      <w:ins w:id="308" w:author="Legal - Robert Onley" w:date="2025-09-06T19:07:00Z" w16du:dateUtc="2025-09-06T23:07:00Z">
        <w:r w:rsidR="00AC53EA">
          <w:rPr>
            <w:b/>
            <w:sz w:val="32"/>
            <w:szCs w:val="32"/>
          </w:rPr>
          <w:t>{{</w:t>
        </w:r>
        <w:proofErr w:type="spellStart"/>
        <w:r w:rsidR="00AC53EA">
          <w:rPr>
            <w:b/>
            <w:sz w:val="32"/>
            <w:szCs w:val="32"/>
          </w:rPr>
          <w:t>CompanyName</w:t>
        </w:r>
        <w:proofErr w:type="spellEnd"/>
        <w:r w:rsidR="00AC53EA">
          <w:rPr>
            <w:b/>
            <w:sz w:val="32"/>
            <w:szCs w:val="32"/>
          </w:rPr>
          <w:t>}}</w:t>
        </w:r>
      </w:ins>
    </w:p>
    <w:p w14:paraId="29D27A1A" w14:textId="77777777" w:rsidR="00493CD5" w:rsidRPr="00121E9F" w:rsidRDefault="00520C42" w:rsidP="007D6CC4">
      <w:pPr>
        <w:pStyle w:val="Heading1"/>
      </w:pPr>
      <w:bookmarkStart w:id="309" w:name="_Toc208034390"/>
      <w:r w:rsidRPr="00121E9F">
        <w:t>SHARE TRANSFER FORM</w:t>
      </w:r>
      <w:bookmarkEnd w:id="309"/>
    </w:p>
    <w:p w14:paraId="29D27A1B" w14:textId="77777777" w:rsidR="00493CD5" w:rsidRPr="00121E9F" w:rsidRDefault="00493CD5">
      <w:pPr>
        <w:jc w:val="both"/>
        <w:rPr>
          <w:b/>
          <w:sz w:val="24"/>
          <w:szCs w:val="24"/>
        </w:rPr>
      </w:pPr>
    </w:p>
    <w:p w14:paraId="29D27A1C" w14:textId="77777777" w:rsidR="00493CD5" w:rsidRPr="00121E9F" w:rsidRDefault="00493CD5">
      <w:pPr>
        <w:jc w:val="both"/>
        <w:rPr>
          <w:b/>
          <w:sz w:val="24"/>
          <w:szCs w:val="24"/>
        </w:rPr>
      </w:pPr>
    </w:p>
    <w:p w14:paraId="29D27A1D" w14:textId="1577F149" w:rsidR="00493CD5" w:rsidRPr="00121E9F" w:rsidRDefault="00520C42">
      <w:pPr>
        <w:jc w:val="both"/>
        <w:rPr>
          <w:sz w:val="24"/>
          <w:szCs w:val="24"/>
        </w:rPr>
      </w:pPr>
      <w:r w:rsidRPr="00121E9F">
        <w:rPr>
          <w:sz w:val="24"/>
          <w:szCs w:val="24"/>
        </w:rPr>
        <w:t>I, ________________________ of __________________________, City of ________________, Province/Territory of ________________, Canada, _________________</w:t>
      </w:r>
    </w:p>
    <w:p w14:paraId="29D27A1E" w14:textId="357034F8" w:rsidR="00493CD5" w:rsidRPr="00121E9F" w:rsidRDefault="00520C42">
      <w:pPr>
        <w:jc w:val="both"/>
        <w:rPr>
          <w:sz w:val="24"/>
          <w:szCs w:val="24"/>
        </w:rPr>
      </w:pPr>
      <w:r w:rsidRPr="00121E9F">
        <w:rPr>
          <w:sz w:val="24"/>
          <w:szCs w:val="24"/>
        </w:rPr>
        <w:t>in consideration of the sum of $____________ Dollars paid to me by ___________________________ of ____________________________________, City of ________________, Province/Territory of ________________, Canada, _________________ (hereinafter called the “</w:t>
      </w:r>
      <w:bookmarkStart w:id="310" w:name="_sbdt_d7c4a496f1adc365_249"/>
      <w:r w:rsidRPr="00121E9F">
        <w:rPr>
          <w:sz w:val="24"/>
          <w:szCs w:val="24"/>
        </w:rPr>
        <w:t>Transferee</w:t>
      </w:r>
      <w:bookmarkEnd w:id="310"/>
      <w:r w:rsidRPr="00121E9F">
        <w:rPr>
          <w:sz w:val="24"/>
          <w:szCs w:val="24"/>
        </w:rPr>
        <w:t xml:space="preserve">”), do hereby transfer to the </w:t>
      </w:r>
      <w:bookmarkStart w:id="311" w:name="_sbdt_d7c4a496f1adc365_250"/>
      <w:r w:rsidRPr="00121E9F">
        <w:rPr>
          <w:sz w:val="24"/>
          <w:szCs w:val="24"/>
        </w:rPr>
        <w:t>Transferee</w:t>
      </w:r>
      <w:bookmarkEnd w:id="311"/>
      <w:r w:rsidRPr="00121E9F">
        <w:rPr>
          <w:sz w:val="24"/>
          <w:szCs w:val="24"/>
        </w:rPr>
        <w:t>:</w:t>
      </w:r>
    </w:p>
    <w:p w14:paraId="29D27A1F" w14:textId="77777777" w:rsidR="00493CD5" w:rsidRPr="00121E9F" w:rsidRDefault="00493CD5">
      <w:pPr>
        <w:jc w:val="both"/>
        <w:rPr>
          <w:sz w:val="24"/>
          <w:szCs w:val="24"/>
        </w:rPr>
      </w:pPr>
    </w:p>
    <w:p w14:paraId="29D27A20" w14:textId="6512FFB5" w:rsidR="00493CD5" w:rsidRPr="00121E9F" w:rsidRDefault="00520C42">
      <w:pPr>
        <w:jc w:val="both"/>
        <w:rPr>
          <w:sz w:val="24"/>
          <w:szCs w:val="24"/>
        </w:rPr>
      </w:pPr>
      <w:r w:rsidRPr="00121E9F">
        <w:rPr>
          <w:sz w:val="24"/>
          <w:szCs w:val="24"/>
        </w:rPr>
        <w:t xml:space="preserve">___________________ shares in the undertaking called </w:t>
      </w:r>
      <w:del w:id="312" w:author="Legal - Robert Onley" w:date="2025-09-06T19:07:00Z" w16du:dateUtc="2025-09-06T23:07:00Z">
        <w:r w:rsidR="002628AE" w:rsidRPr="00121E9F" w:rsidDel="00AC53EA">
          <w:rPr>
            <w:b/>
            <w:sz w:val="24"/>
            <w:szCs w:val="24"/>
          </w:rPr>
          <w:delText>Signifi Capital Inc.</w:delText>
        </w:r>
      </w:del>
      <w:ins w:id="313" w:author="Legal - Robert Onley" w:date="2025-09-06T19:07:00Z" w16du:dateUtc="2025-09-06T23:07:00Z">
        <w:r w:rsidR="00AC53EA">
          <w:rPr>
            <w:b/>
            <w:sz w:val="24"/>
            <w:szCs w:val="24"/>
          </w:rPr>
          <w:t>{{</w:t>
        </w:r>
        <w:proofErr w:type="spellStart"/>
        <w:r w:rsidR="00AC53EA">
          <w:rPr>
            <w:b/>
            <w:sz w:val="24"/>
            <w:szCs w:val="24"/>
          </w:rPr>
          <w:t>CompanyName</w:t>
        </w:r>
        <w:proofErr w:type="spellEnd"/>
        <w:r w:rsidR="00AC53EA">
          <w:rPr>
            <w:b/>
            <w:sz w:val="24"/>
            <w:szCs w:val="24"/>
          </w:rPr>
          <w:t>}}</w:t>
        </w:r>
      </w:ins>
      <w:r w:rsidRPr="00121E9F">
        <w:rPr>
          <w:b/>
          <w:sz w:val="24"/>
          <w:szCs w:val="24"/>
        </w:rPr>
        <w:t xml:space="preserve"> </w:t>
      </w:r>
      <w:r w:rsidRPr="00121E9F">
        <w:rPr>
          <w:sz w:val="24"/>
          <w:szCs w:val="24"/>
        </w:rPr>
        <w:t xml:space="preserve">to hold unto the </w:t>
      </w:r>
      <w:bookmarkStart w:id="314" w:name="_sbdt_d7c4a496f1adc365_251"/>
      <w:r w:rsidRPr="00121E9F">
        <w:rPr>
          <w:sz w:val="24"/>
          <w:szCs w:val="24"/>
        </w:rPr>
        <w:t>Transferee</w:t>
      </w:r>
      <w:bookmarkEnd w:id="314"/>
      <w:r w:rsidRPr="00121E9F">
        <w:rPr>
          <w:sz w:val="24"/>
          <w:szCs w:val="24"/>
        </w:rPr>
        <w:t xml:space="preserve">, _______________ and his/her executors, administrators, and assigns, subject to several conditions on which I held the same at the time of the execution hereof, and the </w:t>
      </w:r>
      <w:bookmarkStart w:id="315" w:name="_sbdt_d7c4a496f1adc365_252"/>
      <w:r w:rsidRPr="00121E9F">
        <w:rPr>
          <w:sz w:val="24"/>
          <w:szCs w:val="24"/>
        </w:rPr>
        <w:t>Transferee</w:t>
      </w:r>
      <w:bookmarkEnd w:id="315"/>
      <w:r w:rsidRPr="00121E9F">
        <w:rPr>
          <w:sz w:val="24"/>
          <w:szCs w:val="24"/>
        </w:rPr>
        <w:t xml:space="preserve"> in taking delivery hereof takes the said shares subject to the conditions aforesaid.</w:t>
      </w:r>
    </w:p>
    <w:p w14:paraId="29D27A21" w14:textId="77777777" w:rsidR="00493CD5" w:rsidRPr="00121E9F" w:rsidRDefault="00493CD5">
      <w:pPr>
        <w:jc w:val="both"/>
        <w:rPr>
          <w:sz w:val="24"/>
          <w:szCs w:val="24"/>
        </w:rPr>
      </w:pPr>
    </w:p>
    <w:p w14:paraId="29D27A22" w14:textId="77777777" w:rsidR="00493CD5" w:rsidRPr="00121E9F" w:rsidRDefault="00493CD5">
      <w:pPr>
        <w:jc w:val="both"/>
        <w:rPr>
          <w:sz w:val="24"/>
          <w:szCs w:val="24"/>
        </w:rPr>
      </w:pPr>
    </w:p>
    <w:p w14:paraId="29D27A23" w14:textId="77777777" w:rsidR="00493CD5" w:rsidRPr="00121E9F" w:rsidRDefault="00520C42">
      <w:pPr>
        <w:jc w:val="both"/>
        <w:rPr>
          <w:sz w:val="24"/>
          <w:szCs w:val="24"/>
        </w:rPr>
      </w:pPr>
      <w:r w:rsidRPr="00121E9F">
        <w:rPr>
          <w:sz w:val="24"/>
          <w:szCs w:val="24"/>
        </w:rPr>
        <w:t>As Witness my hand the _________ day of ___________</w:t>
      </w:r>
      <w:proofErr w:type="gramStart"/>
      <w:r w:rsidRPr="00121E9F">
        <w:rPr>
          <w:sz w:val="24"/>
          <w:szCs w:val="24"/>
        </w:rPr>
        <w:t>_ ,</w:t>
      </w:r>
      <w:proofErr w:type="gramEnd"/>
      <w:r w:rsidRPr="00121E9F">
        <w:rPr>
          <w:sz w:val="24"/>
          <w:szCs w:val="24"/>
        </w:rPr>
        <w:t xml:space="preserve"> 20___</w:t>
      </w:r>
    </w:p>
    <w:p w14:paraId="29D27A24" w14:textId="77777777" w:rsidR="00493CD5" w:rsidRPr="00121E9F" w:rsidRDefault="00493CD5">
      <w:pPr>
        <w:jc w:val="both"/>
        <w:rPr>
          <w:sz w:val="24"/>
          <w:szCs w:val="24"/>
        </w:rPr>
      </w:pPr>
    </w:p>
    <w:p w14:paraId="29D27A25" w14:textId="77777777" w:rsidR="00493CD5" w:rsidRPr="00121E9F" w:rsidRDefault="00493CD5">
      <w:pPr>
        <w:jc w:val="both"/>
        <w:rPr>
          <w:sz w:val="24"/>
          <w:szCs w:val="24"/>
        </w:rPr>
      </w:pPr>
    </w:p>
    <w:p w14:paraId="29D27A26" w14:textId="77777777" w:rsidR="00493CD5" w:rsidRPr="00121E9F" w:rsidRDefault="00493CD5">
      <w:pPr>
        <w:jc w:val="both"/>
        <w:rPr>
          <w:sz w:val="24"/>
          <w:szCs w:val="24"/>
        </w:rPr>
      </w:pPr>
    </w:p>
    <w:p w14:paraId="29D27A27" w14:textId="77777777" w:rsidR="00493CD5" w:rsidRPr="00121E9F" w:rsidRDefault="00520C42">
      <w:pPr>
        <w:jc w:val="both"/>
        <w:rPr>
          <w:sz w:val="24"/>
          <w:szCs w:val="24"/>
        </w:rPr>
      </w:pPr>
      <w:bookmarkStart w:id="316" w:name="_sbdt_e219b812444d43b5_255"/>
      <w:r w:rsidRPr="00121E9F">
        <w:rPr>
          <w:sz w:val="24"/>
          <w:szCs w:val="24"/>
        </w:rPr>
        <w:t>Transferor</w:t>
      </w:r>
      <w:bookmarkEnd w:id="316"/>
      <w:r w:rsidRPr="00121E9F">
        <w:rPr>
          <w:sz w:val="24"/>
          <w:szCs w:val="24"/>
        </w:rPr>
        <w:t xml:space="preserve"> _____________________________</w:t>
      </w:r>
    </w:p>
    <w:p w14:paraId="29D27A28" w14:textId="77777777" w:rsidR="00493CD5" w:rsidRPr="00121E9F" w:rsidRDefault="00493CD5">
      <w:pPr>
        <w:jc w:val="both"/>
        <w:rPr>
          <w:sz w:val="24"/>
          <w:szCs w:val="24"/>
        </w:rPr>
      </w:pPr>
    </w:p>
    <w:p w14:paraId="29D27A29" w14:textId="77777777" w:rsidR="00493CD5" w:rsidRPr="00121E9F" w:rsidRDefault="00520C42">
      <w:pPr>
        <w:jc w:val="both"/>
        <w:rPr>
          <w:sz w:val="24"/>
          <w:szCs w:val="24"/>
        </w:rPr>
      </w:pPr>
      <w:r w:rsidRPr="00121E9F">
        <w:rPr>
          <w:sz w:val="24"/>
          <w:szCs w:val="24"/>
        </w:rPr>
        <w:t>Witness ______________________________</w:t>
      </w:r>
      <w:r w:rsidRPr="00121E9F">
        <w:br w:type="page"/>
      </w:r>
    </w:p>
    <w:p w14:paraId="29D27A2A" w14:textId="24E8BEE9" w:rsidR="00493CD5" w:rsidRPr="00121E9F" w:rsidRDefault="002628AE">
      <w:pPr>
        <w:jc w:val="center"/>
        <w:rPr>
          <w:b/>
          <w:sz w:val="36"/>
          <w:szCs w:val="36"/>
        </w:rPr>
      </w:pPr>
      <w:del w:id="317" w:author="Legal - Robert Onley" w:date="2025-09-06T19:07:00Z" w16du:dateUtc="2025-09-06T23:07:00Z">
        <w:r w:rsidRPr="00121E9F" w:rsidDel="00AC53EA">
          <w:rPr>
            <w:b/>
            <w:sz w:val="32"/>
            <w:szCs w:val="32"/>
          </w:rPr>
          <w:lastRenderedPageBreak/>
          <w:delText>Signifi Capital Inc.</w:delText>
        </w:r>
      </w:del>
      <w:ins w:id="318" w:author="Legal - Robert Onley" w:date="2025-09-06T19:07:00Z" w16du:dateUtc="2025-09-06T23:07:00Z">
        <w:r w:rsidR="00AC53EA">
          <w:rPr>
            <w:b/>
            <w:sz w:val="32"/>
            <w:szCs w:val="32"/>
          </w:rPr>
          <w:t>{{</w:t>
        </w:r>
        <w:proofErr w:type="spellStart"/>
        <w:r w:rsidR="00AC53EA">
          <w:rPr>
            <w:b/>
            <w:sz w:val="32"/>
            <w:szCs w:val="32"/>
          </w:rPr>
          <w:t>CompanyName</w:t>
        </w:r>
        <w:proofErr w:type="spellEnd"/>
        <w:r w:rsidR="00AC53EA">
          <w:rPr>
            <w:b/>
            <w:sz w:val="32"/>
            <w:szCs w:val="32"/>
          </w:rPr>
          <w:t>}}</w:t>
        </w:r>
      </w:ins>
    </w:p>
    <w:p w14:paraId="29D27A2B" w14:textId="77777777" w:rsidR="00493CD5" w:rsidRPr="00121E9F" w:rsidRDefault="00520C42" w:rsidP="007D6CC4">
      <w:pPr>
        <w:pStyle w:val="Heading1"/>
      </w:pPr>
      <w:bookmarkStart w:id="319" w:name="_Toc208034391"/>
      <w:r w:rsidRPr="00121E9F">
        <w:t>DIRECTORS' RESOLUTION APPROVING THE TRANSFER OF SHARES</w:t>
      </w:r>
      <w:bookmarkEnd w:id="319"/>
    </w:p>
    <w:p w14:paraId="29D27A2C" w14:textId="77777777" w:rsidR="00493CD5" w:rsidRPr="00121E9F" w:rsidRDefault="00493CD5">
      <w:pPr>
        <w:jc w:val="both"/>
        <w:rPr>
          <w:b/>
          <w:sz w:val="24"/>
          <w:szCs w:val="24"/>
        </w:rPr>
      </w:pPr>
    </w:p>
    <w:p w14:paraId="29D27A2D" w14:textId="77777777" w:rsidR="00493CD5" w:rsidRPr="00121E9F" w:rsidRDefault="00493CD5">
      <w:pPr>
        <w:jc w:val="both"/>
        <w:rPr>
          <w:b/>
          <w:sz w:val="24"/>
          <w:szCs w:val="24"/>
        </w:rPr>
      </w:pPr>
    </w:p>
    <w:p w14:paraId="29D27A2E" w14:textId="77777777" w:rsidR="00493CD5" w:rsidRPr="00121E9F" w:rsidRDefault="00520C42">
      <w:pPr>
        <w:jc w:val="both"/>
        <w:rPr>
          <w:sz w:val="24"/>
          <w:szCs w:val="24"/>
        </w:rPr>
      </w:pPr>
      <w:r w:rsidRPr="00121E9F">
        <w:rPr>
          <w:sz w:val="24"/>
          <w:szCs w:val="24"/>
        </w:rPr>
        <w:t>The undersigned, being all the directors of the company, consent to and adopt in writing the following resolutions:</w:t>
      </w:r>
    </w:p>
    <w:p w14:paraId="29D27A2F" w14:textId="77777777" w:rsidR="00493CD5" w:rsidRPr="00121E9F" w:rsidRDefault="00493CD5">
      <w:pPr>
        <w:jc w:val="both"/>
        <w:rPr>
          <w:sz w:val="24"/>
          <w:szCs w:val="24"/>
        </w:rPr>
      </w:pPr>
    </w:p>
    <w:p w14:paraId="29D27A30" w14:textId="77777777" w:rsidR="00493CD5" w:rsidRPr="00121E9F" w:rsidRDefault="00520C42">
      <w:pPr>
        <w:jc w:val="both"/>
        <w:rPr>
          <w:sz w:val="24"/>
          <w:szCs w:val="24"/>
        </w:rPr>
      </w:pPr>
      <w:r w:rsidRPr="00121E9F">
        <w:rPr>
          <w:sz w:val="24"/>
          <w:szCs w:val="24"/>
        </w:rPr>
        <w:t>TRANSFER OF SHARES</w:t>
      </w:r>
    </w:p>
    <w:p w14:paraId="29D27A31" w14:textId="77777777" w:rsidR="00493CD5" w:rsidRPr="00121E9F" w:rsidRDefault="00493CD5">
      <w:pPr>
        <w:jc w:val="both"/>
        <w:rPr>
          <w:sz w:val="24"/>
          <w:szCs w:val="24"/>
        </w:rPr>
      </w:pPr>
    </w:p>
    <w:p w14:paraId="29D27A32" w14:textId="77777777" w:rsidR="00493CD5" w:rsidRPr="00121E9F" w:rsidRDefault="00520C42">
      <w:pPr>
        <w:jc w:val="both"/>
        <w:rPr>
          <w:sz w:val="24"/>
          <w:szCs w:val="24"/>
        </w:rPr>
      </w:pPr>
      <w:r w:rsidRPr="00121E9F">
        <w:rPr>
          <w:sz w:val="24"/>
          <w:szCs w:val="24"/>
        </w:rPr>
        <w:t>RESOLVED that a proper instrument of transfer having been received, the following transfer of shares be approved:</w:t>
      </w:r>
    </w:p>
    <w:p w14:paraId="29D27A33" w14:textId="77777777" w:rsidR="00493CD5" w:rsidRPr="00121E9F" w:rsidRDefault="00493CD5">
      <w:pPr>
        <w:jc w:val="both"/>
        <w:rPr>
          <w:sz w:val="24"/>
          <w:szCs w:val="24"/>
        </w:rPr>
      </w:pPr>
    </w:p>
    <w:p w14:paraId="29D27A34" w14:textId="77777777" w:rsidR="00493CD5" w:rsidRPr="00121E9F" w:rsidRDefault="00520C42">
      <w:pPr>
        <w:jc w:val="both"/>
        <w:rPr>
          <w:sz w:val="24"/>
          <w:szCs w:val="24"/>
        </w:rPr>
      </w:pPr>
      <w:bookmarkStart w:id="320" w:name="_sbdt_e219b812444d43b5_256"/>
      <w:r w:rsidRPr="00121E9F">
        <w:rPr>
          <w:sz w:val="24"/>
          <w:szCs w:val="24"/>
        </w:rPr>
        <w:t>Transferor</w:t>
      </w:r>
      <w:bookmarkEnd w:id="320"/>
      <w:r w:rsidRPr="00121E9F">
        <w:rPr>
          <w:sz w:val="24"/>
          <w:szCs w:val="24"/>
        </w:rPr>
        <w:t xml:space="preserve"> </w:t>
      </w:r>
      <w:bookmarkStart w:id="321" w:name="_sbdt_d7c4a496f1adc365_253"/>
      <w:r w:rsidRPr="00121E9F">
        <w:rPr>
          <w:sz w:val="24"/>
          <w:szCs w:val="24"/>
        </w:rPr>
        <w:t>Transferee</w:t>
      </w:r>
      <w:bookmarkEnd w:id="321"/>
      <w:r w:rsidRPr="00121E9F">
        <w:rPr>
          <w:sz w:val="24"/>
          <w:szCs w:val="24"/>
        </w:rPr>
        <w:t xml:space="preserve"> Number and class of shares</w:t>
      </w:r>
    </w:p>
    <w:p w14:paraId="29D27A35"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36"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37"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38"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39"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3A"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3B"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3C" w14:textId="77777777" w:rsidR="00493CD5" w:rsidRPr="00121E9F" w:rsidRDefault="00493CD5">
      <w:pPr>
        <w:jc w:val="both"/>
        <w:rPr>
          <w:sz w:val="24"/>
          <w:szCs w:val="24"/>
        </w:rPr>
      </w:pPr>
    </w:p>
    <w:p w14:paraId="29D27A3D" w14:textId="77777777" w:rsidR="00493CD5" w:rsidRPr="00121E9F" w:rsidRDefault="00520C42">
      <w:pPr>
        <w:jc w:val="both"/>
        <w:rPr>
          <w:sz w:val="24"/>
          <w:szCs w:val="24"/>
        </w:rPr>
      </w:pPr>
      <w:r w:rsidRPr="00121E9F">
        <w:rPr>
          <w:sz w:val="24"/>
          <w:szCs w:val="24"/>
        </w:rPr>
        <w:t>CANCELLATION OF SHARE CERTIFICATES</w:t>
      </w:r>
    </w:p>
    <w:p w14:paraId="29D27A3E" w14:textId="77777777" w:rsidR="00493CD5" w:rsidRPr="00121E9F" w:rsidRDefault="00493CD5">
      <w:pPr>
        <w:jc w:val="both"/>
        <w:rPr>
          <w:sz w:val="24"/>
          <w:szCs w:val="24"/>
        </w:rPr>
      </w:pPr>
    </w:p>
    <w:p w14:paraId="29D27A3F" w14:textId="77777777" w:rsidR="00493CD5" w:rsidRPr="00121E9F" w:rsidRDefault="00520C42">
      <w:pPr>
        <w:jc w:val="both"/>
        <w:rPr>
          <w:sz w:val="24"/>
          <w:szCs w:val="24"/>
        </w:rPr>
      </w:pPr>
      <w:r w:rsidRPr="00121E9F">
        <w:rPr>
          <w:sz w:val="24"/>
          <w:szCs w:val="24"/>
        </w:rPr>
        <w:t>RESOLVED that pursuant to the foregoing transfer of shares, the following share certificates are canceled</w:t>
      </w:r>
    </w:p>
    <w:p w14:paraId="29D27A40" w14:textId="77777777" w:rsidR="00493CD5" w:rsidRPr="00121E9F" w:rsidRDefault="00493CD5">
      <w:pPr>
        <w:jc w:val="both"/>
        <w:rPr>
          <w:sz w:val="24"/>
          <w:szCs w:val="24"/>
        </w:rPr>
      </w:pPr>
    </w:p>
    <w:p w14:paraId="29D27A41" w14:textId="77777777" w:rsidR="00493CD5" w:rsidRPr="00121E9F" w:rsidRDefault="00520C42">
      <w:pPr>
        <w:jc w:val="both"/>
        <w:rPr>
          <w:sz w:val="24"/>
          <w:szCs w:val="24"/>
        </w:rPr>
      </w:pPr>
      <w:r w:rsidRPr="00121E9F">
        <w:rPr>
          <w:sz w:val="24"/>
          <w:szCs w:val="24"/>
        </w:rPr>
        <w:t>Share certificate #</w:t>
      </w:r>
      <w:r w:rsidRPr="00121E9F">
        <w:rPr>
          <w:sz w:val="24"/>
          <w:szCs w:val="24"/>
        </w:rPr>
        <w:tab/>
      </w:r>
      <w:r w:rsidRPr="00121E9F">
        <w:rPr>
          <w:sz w:val="24"/>
          <w:szCs w:val="24"/>
        </w:rPr>
        <w:tab/>
        <w:t>Name</w:t>
      </w:r>
      <w:r w:rsidRPr="00121E9F">
        <w:rPr>
          <w:sz w:val="24"/>
          <w:szCs w:val="24"/>
        </w:rPr>
        <w:tab/>
      </w:r>
      <w:r w:rsidRPr="00121E9F">
        <w:rPr>
          <w:sz w:val="24"/>
          <w:szCs w:val="24"/>
        </w:rPr>
        <w:tab/>
      </w:r>
      <w:r w:rsidRPr="00121E9F">
        <w:rPr>
          <w:sz w:val="24"/>
          <w:szCs w:val="24"/>
        </w:rPr>
        <w:tab/>
        <w:t xml:space="preserve"> Number and class of shares</w:t>
      </w:r>
    </w:p>
    <w:p w14:paraId="29D27A42"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43"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44"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45"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46"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47"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48"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49" w14:textId="77777777" w:rsidR="00493CD5" w:rsidRPr="00121E9F" w:rsidRDefault="00493CD5">
      <w:pPr>
        <w:jc w:val="both"/>
        <w:rPr>
          <w:sz w:val="24"/>
          <w:szCs w:val="24"/>
        </w:rPr>
      </w:pPr>
    </w:p>
    <w:p w14:paraId="29D27A4A" w14:textId="77777777" w:rsidR="00493CD5" w:rsidRPr="00121E9F" w:rsidRDefault="00520C42">
      <w:pPr>
        <w:jc w:val="both"/>
        <w:rPr>
          <w:sz w:val="24"/>
          <w:szCs w:val="24"/>
        </w:rPr>
      </w:pPr>
      <w:r w:rsidRPr="00121E9F">
        <w:br w:type="page"/>
      </w:r>
    </w:p>
    <w:p w14:paraId="29D27A4B" w14:textId="77777777" w:rsidR="00493CD5" w:rsidRPr="00121E9F" w:rsidRDefault="00520C42">
      <w:pPr>
        <w:jc w:val="both"/>
        <w:rPr>
          <w:sz w:val="24"/>
          <w:szCs w:val="24"/>
        </w:rPr>
      </w:pPr>
      <w:r w:rsidRPr="00121E9F">
        <w:rPr>
          <w:sz w:val="24"/>
          <w:szCs w:val="24"/>
        </w:rPr>
        <w:lastRenderedPageBreak/>
        <w:t>ISSUE OF NEW SHARE CERTIFICATES</w:t>
      </w:r>
    </w:p>
    <w:p w14:paraId="29D27A4C" w14:textId="77777777" w:rsidR="00493CD5" w:rsidRPr="00121E9F" w:rsidRDefault="00493CD5">
      <w:pPr>
        <w:jc w:val="both"/>
        <w:rPr>
          <w:sz w:val="24"/>
          <w:szCs w:val="24"/>
        </w:rPr>
      </w:pPr>
    </w:p>
    <w:p w14:paraId="29D27A4D" w14:textId="77777777" w:rsidR="00493CD5" w:rsidRPr="00121E9F" w:rsidRDefault="00520C42">
      <w:pPr>
        <w:jc w:val="both"/>
        <w:rPr>
          <w:sz w:val="24"/>
          <w:szCs w:val="24"/>
        </w:rPr>
      </w:pPr>
      <w:r w:rsidRPr="00121E9F">
        <w:rPr>
          <w:sz w:val="24"/>
          <w:szCs w:val="24"/>
        </w:rPr>
        <w:t>RESOLVED that pursuant to the foregoing transfer of shares, the following share certificates be issued:</w:t>
      </w:r>
    </w:p>
    <w:p w14:paraId="29D27A4E" w14:textId="77777777" w:rsidR="00493CD5" w:rsidRPr="00121E9F" w:rsidRDefault="00493CD5">
      <w:pPr>
        <w:jc w:val="both"/>
        <w:rPr>
          <w:sz w:val="24"/>
          <w:szCs w:val="24"/>
        </w:rPr>
      </w:pPr>
    </w:p>
    <w:p w14:paraId="29D27A4F" w14:textId="77777777" w:rsidR="00493CD5" w:rsidRPr="00121E9F" w:rsidRDefault="00520C42">
      <w:pPr>
        <w:jc w:val="both"/>
        <w:rPr>
          <w:sz w:val="24"/>
          <w:szCs w:val="24"/>
        </w:rPr>
      </w:pPr>
      <w:r w:rsidRPr="00121E9F">
        <w:rPr>
          <w:sz w:val="24"/>
          <w:szCs w:val="24"/>
        </w:rPr>
        <w:t>Share certificate #</w:t>
      </w:r>
      <w:r w:rsidRPr="00121E9F">
        <w:rPr>
          <w:sz w:val="24"/>
          <w:szCs w:val="24"/>
        </w:rPr>
        <w:tab/>
      </w:r>
      <w:r w:rsidRPr="00121E9F">
        <w:rPr>
          <w:sz w:val="24"/>
          <w:szCs w:val="24"/>
        </w:rPr>
        <w:tab/>
        <w:t>Name</w:t>
      </w:r>
      <w:r w:rsidRPr="00121E9F">
        <w:rPr>
          <w:sz w:val="24"/>
          <w:szCs w:val="24"/>
        </w:rPr>
        <w:tab/>
      </w:r>
      <w:r w:rsidRPr="00121E9F">
        <w:rPr>
          <w:sz w:val="24"/>
          <w:szCs w:val="24"/>
        </w:rPr>
        <w:tab/>
      </w:r>
      <w:r w:rsidRPr="00121E9F">
        <w:rPr>
          <w:sz w:val="24"/>
          <w:szCs w:val="24"/>
        </w:rPr>
        <w:tab/>
        <w:t xml:space="preserve"> Number and class of shares</w:t>
      </w:r>
    </w:p>
    <w:p w14:paraId="29D27A50"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51"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52"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53"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54"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55"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56"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57" w14:textId="77777777" w:rsidR="00493CD5" w:rsidRPr="00121E9F" w:rsidRDefault="00493CD5">
      <w:pPr>
        <w:jc w:val="both"/>
        <w:rPr>
          <w:sz w:val="24"/>
          <w:szCs w:val="24"/>
        </w:rPr>
      </w:pPr>
    </w:p>
    <w:p w14:paraId="29D27A58" w14:textId="77777777" w:rsidR="00493CD5" w:rsidRPr="00121E9F" w:rsidRDefault="00520C42">
      <w:pPr>
        <w:jc w:val="both"/>
        <w:rPr>
          <w:sz w:val="24"/>
          <w:szCs w:val="24"/>
        </w:rPr>
      </w:pPr>
      <w:r w:rsidRPr="00121E9F">
        <w:rPr>
          <w:sz w:val="24"/>
          <w:szCs w:val="24"/>
        </w:rPr>
        <w:t>RESOLVED that a director of the company is authorized to execute and deliver the above share certificates.</w:t>
      </w:r>
    </w:p>
    <w:p w14:paraId="29D27A59" w14:textId="77777777" w:rsidR="00493CD5" w:rsidRPr="00121E9F" w:rsidRDefault="00493CD5">
      <w:pPr>
        <w:jc w:val="both"/>
        <w:rPr>
          <w:sz w:val="24"/>
          <w:szCs w:val="24"/>
        </w:rPr>
      </w:pPr>
    </w:p>
    <w:p w14:paraId="29D27A5A" w14:textId="77777777" w:rsidR="00493CD5" w:rsidRPr="00121E9F" w:rsidRDefault="00520C42">
      <w:pPr>
        <w:jc w:val="both"/>
        <w:rPr>
          <w:sz w:val="24"/>
          <w:szCs w:val="24"/>
        </w:rPr>
      </w:pPr>
      <w:r w:rsidRPr="00121E9F">
        <w:rPr>
          <w:sz w:val="24"/>
          <w:szCs w:val="24"/>
        </w:rPr>
        <w:t>RESOLVED that the appropriate entries be made in the company's Register of Shareholders and Register of Transfers.</w:t>
      </w:r>
    </w:p>
    <w:p w14:paraId="29D27A5B" w14:textId="77777777" w:rsidR="00493CD5" w:rsidRPr="00121E9F" w:rsidRDefault="00493CD5">
      <w:pPr>
        <w:jc w:val="both"/>
        <w:rPr>
          <w:sz w:val="24"/>
          <w:szCs w:val="24"/>
        </w:rPr>
      </w:pPr>
    </w:p>
    <w:p w14:paraId="29D27A5C" w14:textId="77777777" w:rsidR="00493CD5" w:rsidRPr="00121E9F" w:rsidRDefault="00493CD5">
      <w:pPr>
        <w:jc w:val="both"/>
        <w:rPr>
          <w:sz w:val="24"/>
          <w:szCs w:val="24"/>
        </w:rPr>
      </w:pPr>
    </w:p>
    <w:p w14:paraId="29D27A5D" w14:textId="77777777" w:rsidR="00493CD5" w:rsidRPr="00121E9F" w:rsidRDefault="00520C42">
      <w:pPr>
        <w:jc w:val="both"/>
        <w:rPr>
          <w:sz w:val="24"/>
          <w:szCs w:val="24"/>
        </w:rPr>
      </w:pPr>
      <w:r w:rsidRPr="00121E9F">
        <w:rPr>
          <w:sz w:val="24"/>
          <w:szCs w:val="24"/>
        </w:rPr>
        <w:t>DATED the _______ day of _____, 20__.</w:t>
      </w:r>
    </w:p>
    <w:p w14:paraId="29D27A5E" w14:textId="77777777" w:rsidR="00493CD5" w:rsidRPr="00121E9F" w:rsidRDefault="00493CD5">
      <w:pPr>
        <w:jc w:val="both"/>
        <w:rPr>
          <w:sz w:val="24"/>
          <w:szCs w:val="24"/>
        </w:rPr>
      </w:pPr>
    </w:p>
    <w:p w14:paraId="29D27A5F" w14:textId="77777777" w:rsidR="00493CD5" w:rsidRPr="00121E9F" w:rsidRDefault="00493CD5">
      <w:pPr>
        <w:jc w:val="both"/>
        <w:rPr>
          <w:sz w:val="24"/>
          <w:szCs w:val="24"/>
        </w:rPr>
      </w:pPr>
    </w:p>
    <w:p w14:paraId="29D27A60" w14:textId="77777777" w:rsidR="00493CD5" w:rsidRPr="00121E9F" w:rsidRDefault="00520C42">
      <w:pPr>
        <w:jc w:val="both"/>
        <w:rPr>
          <w:sz w:val="24"/>
          <w:szCs w:val="24"/>
        </w:rPr>
      </w:pPr>
      <w:r w:rsidRPr="00121E9F">
        <w:rPr>
          <w:sz w:val="24"/>
          <w:szCs w:val="24"/>
        </w:rPr>
        <w:t>Signature _______________________</w:t>
      </w:r>
    </w:p>
    <w:p w14:paraId="29D27A61" w14:textId="77777777" w:rsidR="00493CD5" w:rsidRPr="00121E9F" w:rsidRDefault="00520C42">
      <w:pPr>
        <w:jc w:val="both"/>
        <w:rPr>
          <w:sz w:val="24"/>
          <w:szCs w:val="24"/>
        </w:rPr>
      </w:pPr>
      <w:r w:rsidRPr="00121E9F">
        <w:rPr>
          <w:sz w:val="24"/>
          <w:szCs w:val="24"/>
        </w:rPr>
        <w:t>Signature _______________________</w:t>
      </w:r>
    </w:p>
    <w:p w14:paraId="29D27A62" w14:textId="77777777" w:rsidR="00493CD5" w:rsidRPr="00121E9F" w:rsidRDefault="00520C42">
      <w:pPr>
        <w:jc w:val="both"/>
        <w:rPr>
          <w:sz w:val="24"/>
          <w:szCs w:val="24"/>
        </w:rPr>
      </w:pPr>
      <w:r w:rsidRPr="00121E9F">
        <w:rPr>
          <w:sz w:val="24"/>
          <w:szCs w:val="24"/>
        </w:rPr>
        <w:t>Signature _______________________</w:t>
      </w:r>
    </w:p>
    <w:p w14:paraId="29D27A63" w14:textId="77777777" w:rsidR="00493CD5" w:rsidRPr="00121E9F" w:rsidRDefault="00520C42">
      <w:pPr>
        <w:jc w:val="both"/>
        <w:rPr>
          <w:sz w:val="24"/>
          <w:szCs w:val="24"/>
        </w:rPr>
      </w:pPr>
      <w:r w:rsidRPr="00121E9F">
        <w:rPr>
          <w:sz w:val="24"/>
          <w:szCs w:val="24"/>
        </w:rPr>
        <w:t>Signature _______________________</w:t>
      </w:r>
    </w:p>
    <w:p w14:paraId="5229B148" w14:textId="77777777" w:rsidR="00625CB3" w:rsidRDefault="00520C42">
      <w:pPr>
        <w:jc w:val="both"/>
        <w:sectPr w:rsidR="00625CB3" w:rsidSect="00AF1CDE">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1"/>
          <w:cols w:space="720"/>
          <w:titlePg/>
        </w:sectPr>
      </w:pPr>
      <w:r w:rsidRPr="00121E9F">
        <w:br w:type="page"/>
      </w:r>
    </w:p>
    <w:p w14:paraId="6484F070" w14:textId="456B2548" w:rsidR="007D6CC4" w:rsidRPr="00C0459D" w:rsidRDefault="007D6CC4" w:rsidP="00C0459D">
      <w:pPr>
        <w:rPr>
          <w:b/>
          <w:bCs/>
          <w:sz w:val="40"/>
          <w:szCs w:val="40"/>
        </w:rPr>
      </w:pPr>
      <w:bookmarkStart w:id="322" w:name="_heading=h.gjdgxs" w:colFirst="0" w:colLast="0"/>
      <w:bookmarkEnd w:id="322"/>
    </w:p>
    <w:p w14:paraId="29D27A73" w14:textId="0C9F0355" w:rsidR="00493CD5" w:rsidRDefault="00520C42" w:rsidP="007D6CC4">
      <w:pPr>
        <w:pStyle w:val="Heading1"/>
        <w:rPr>
          <w:b/>
          <w:bCs/>
        </w:rPr>
      </w:pPr>
      <w:bookmarkStart w:id="323" w:name="_Toc208034392"/>
      <w:r w:rsidRPr="00121E9F">
        <w:rPr>
          <w:b/>
          <w:bCs/>
        </w:rPr>
        <w:t>BY-LAW NO. 1</w:t>
      </w:r>
      <w:bookmarkEnd w:id="323"/>
    </w:p>
    <w:p w14:paraId="3C76BFFE" w14:textId="77777777" w:rsidR="00C0459D" w:rsidRDefault="00C0459D" w:rsidP="00C0459D"/>
    <w:p w14:paraId="15D42487" w14:textId="0FF0C9AA" w:rsidR="00C0459D" w:rsidRDefault="00C0459D" w:rsidP="00C0459D">
      <w:pPr>
        <w:jc w:val="center"/>
        <w:rPr>
          <w:b/>
          <w:sz w:val="32"/>
          <w:szCs w:val="32"/>
        </w:rPr>
      </w:pPr>
      <w:del w:id="324" w:author="Legal - Robert Onley" w:date="2025-09-06T19:07:00Z" w16du:dateUtc="2025-09-06T23:07:00Z">
        <w:r w:rsidRPr="00121E9F" w:rsidDel="00AC53EA">
          <w:rPr>
            <w:b/>
            <w:sz w:val="32"/>
            <w:szCs w:val="32"/>
          </w:rPr>
          <w:delText>Signifi Capital Inc.</w:delText>
        </w:r>
      </w:del>
      <w:ins w:id="325" w:author="Legal - Robert Onley" w:date="2025-09-06T19:07:00Z" w16du:dateUtc="2025-09-06T23:07:00Z">
        <w:r w:rsidR="00AC53EA">
          <w:rPr>
            <w:b/>
            <w:sz w:val="32"/>
            <w:szCs w:val="32"/>
          </w:rPr>
          <w:t>{{</w:t>
        </w:r>
        <w:proofErr w:type="spellStart"/>
        <w:r w:rsidR="00AC53EA">
          <w:rPr>
            <w:b/>
            <w:sz w:val="32"/>
            <w:szCs w:val="32"/>
          </w:rPr>
          <w:t>CompanyName</w:t>
        </w:r>
        <w:proofErr w:type="spellEnd"/>
        <w:r w:rsidR="00AC53EA">
          <w:rPr>
            <w:b/>
            <w:sz w:val="32"/>
            <w:szCs w:val="32"/>
          </w:rPr>
          <w:t>}}</w:t>
        </w:r>
      </w:ins>
    </w:p>
    <w:p w14:paraId="05F0242C" w14:textId="1FD2F2FD" w:rsidR="00625CB3" w:rsidRDefault="00625CB3" w:rsidP="00C0459D">
      <w:pPr>
        <w:jc w:val="center"/>
        <w:rPr>
          <w:b/>
          <w:sz w:val="32"/>
          <w:szCs w:val="32"/>
        </w:rPr>
      </w:pPr>
    </w:p>
    <w:p w14:paraId="487562DC" w14:textId="655657A6" w:rsidR="00625CB3" w:rsidRPr="00121E9F" w:rsidRDefault="00625CB3" w:rsidP="00C0459D">
      <w:pPr>
        <w:jc w:val="center"/>
        <w:rPr>
          <w:b/>
          <w:sz w:val="36"/>
          <w:szCs w:val="36"/>
        </w:rPr>
      </w:pPr>
      <w:r>
        <w:rPr>
          <w:b/>
          <w:sz w:val="32"/>
          <w:szCs w:val="32"/>
        </w:rPr>
        <w:t>Date of Incorporation: {{Incorporation Date}}</w:t>
      </w:r>
    </w:p>
    <w:p w14:paraId="31E413B0" w14:textId="77777777" w:rsidR="00C0459D" w:rsidRPr="00C0459D" w:rsidRDefault="00C0459D" w:rsidP="00C0459D"/>
    <w:p w14:paraId="09321DD7" w14:textId="34CB7AB2" w:rsidR="007F5A2B" w:rsidRPr="00121E9F" w:rsidRDefault="00520C42">
      <w:pPr>
        <w:jc w:val="both"/>
        <w:rPr>
          <w:b/>
          <w:bCs/>
        </w:rPr>
      </w:pPr>
      <w:r w:rsidRPr="00121E9F">
        <w:rPr>
          <w:b/>
          <w:bCs/>
        </w:rPr>
        <w:br w:type="page"/>
      </w:r>
    </w:p>
    <w:p w14:paraId="29D27A75" w14:textId="3F479DE8" w:rsidR="00493CD5" w:rsidRPr="00121E9F" w:rsidRDefault="00520C42">
      <w:pPr>
        <w:jc w:val="center"/>
        <w:rPr>
          <w:b/>
          <w:sz w:val="20"/>
          <w:szCs w:val="20"/>
        </w:rPr>
      </w:pPr>
      <w:r w:rsidRPr="00121E9F">
        <w:rPr>
          <w:b/>
          <w:sz w:val="20"/>
          <w:szCs w:val="20"/>
        </w:rPr>
        <w:lastRenderedPageBreak/>
        <w:t>BY-LAW OF</w:t>
      </w:r>
    </w:p>
    <w:p w14:paraId="29D27A76" w14:textId="739FD45C" w:rsidR="00493CD5" w:rsidRPr="00121E9F" w:rsidRDefault="002628AE">
      <w:pPr>
        <w:jc w:val="center"/>
        <w:rPr>
          <w:b/>
          <w:sz w:val="36"/>
          <w:szCs w:val="36"/>
        </w:rPr>
      </w:pPr>
      <w:del w:id="326" w:author="Legal - Robert Onley" w:date="2025-09-06T19:07:00Z" w16du:dateUtc="2025-09-06T23:07:00Z">
        <w:r w:rsidRPr="00121E9F" w:rsidDel="00AC53EA">
          <w:rPr>
            <w:b/>
            <w:sz w:val="32"/>
            <w:szCs w:val="32"/>
          </w:rPr>
          <w:delText>Signifi Capital Inc.</w:delText>
        </w:r>
      </w:del>
      <w:ins w:id="327" w:author="Legal - Robert Onley" w:date="2025-09-06T19:07:00Z" w16du:dateUtc="2025-09-06T23:07:00Z">
        <w:r w:rsidR="00AC53EA">
          <w:rPr>
            <w:b/>
            <w:sz w:val="32"/>
            <w:szCs w:val="32"/>
          </w:rPr>
          <w:t>{{</w:t>
        </w:r>
        <w:proofErr w:type="spellStart"/>
        <w:r w:rsidR="00AC53EA">
          <w:rPr>
            <w:b/>
            <w:sz w:val="32"/>
            <w:szCs w:val="32"/>
          </w:rPr>
          <w:t>CompanyName</w:t>
        </w:r>
        <w:proofErr w:type="spellEnd"/>
        <w:r w:rsidR="00AC53EA">
          <w:rPr>
            <w:b/>
            <w:sz w:val="32"/>
            <w:szCs w:val="32"/>
          </w:rPr>
          <w:t>}}</w:t>
        </w:r>
      </w:ins>
    </w:p>
    <w:p w14:paraId="29D27A77" w14:textId="77777777" w:rsidR="00493CD5" w:rsidRPr="00121E9F" w:rsidRDefault="00493CD5">
      <w:pPr>
        <w:jc w:val="both"/>
        <w:rPr>
          <w:b/>
          <w:sz w:val="24"/>
          <w:szCs w:val="24"/>
        </w:rPr>
      </w:pPr>
    </w:p>
    <w:p w14:paraId="29D27A78" w14:textId="77777777" w:rsidR="00493CD5" w:rsidRPr="00121E9F" w:rsidRDefault="00493CD5">
      <w:pPr>
        <w:jc w:val="both"/>
        <w:rPr>
          <w:sz w:val="24"/>
          <w:szCs w:val="24"/>
        </w:rPr>
      </w:pPr>
    </w:p>
    <w:p w14:paraId="29D27A79" w14:textId="77777777" w:rsidR="00493CD5" w:rsidRPr="00121E9F" w:rsidRDefault="00520C42">
      <w:pPr>
        <w:jc w:val="center"/>
        <w:rPr>
          <w:sz w:val="24"/>
          <w:szCs w:val="24"/>
        </w:rPr>
      </w:pPr>
      <w:r w:rsidRPr="00121E9F">
        <w:rPr>
          <w:sz w:val="24"/>
          <w:szCs w:val="24"/>
        </w:rPr>
        <w:t>ARTICLE I</w:t>
      </w:r>
    </w:p>
    <w:p w14:paraId="29D27A7A" w14:textId="77777777" w:rsidR="00493CD5" w:rsidRPr="00121E9F" w:rsidRDefault="00520C42">
      <w:pPr>
        <w:jc w:val="center"/>
        <w:rPr>
          <w:b/>
          <w:sz w:val="24"/>
          <w:szCs w:val="24"/>
        </w:rPr>
      </w:pPr>
      <w:r w:rsidRPr="00121E9F">
        <w:rPr>
          <w:b/>
          <w:sz w:val="24"/>
          <w:szCs w:val="24"/>
        </w:rPr>
        <w:t>OFFICES</w:t>
      </w:r>
    </w:p>
    <w:p w14:paraId="29D27A7B" w14:textId="77777777" w:rsidR="00493CD5" w:rsidRPr="00121E9F" w:rsidRDefault="00493CD5">
      <w:pPr>
        <w:jc w:val="both"/>
        <w:rPr>
          <w:b/>
          <w:sz w:val="24"/>
          <w:szCs w:val="24"/>
        </w:rPr>
      </w:pPr>
    </w:p>
    <w:p w14:paraId="29D27A7C" w14:textId="527480B7" w:rsidR="00493CD5" w:rsidRPr="00121E9F" w:rsidRDefault="00520C42">
      <w:pPr>
        <w:jc w:val="both"/>
        <w:rPr>
          <w:sz w:val="24"/>
          <w:szCs w:val="24"/>
        </w:rPr>
      </w:pPr>
      <w:r w:rsidRPr="00121E9F">
        <w:rPr>
          <w:sz w:val="24"/>
          <w:szCs w:val="24"/>
        </w:rPr>
        <w:t xml:space="preserve">The registered office of the </w:t>
      </w:r>
      <w:bookmarkStart w:id="328" w:name="_sbdt_8ce69ae754505762_173"/>
      <w:r w:rsidRPr="00121E9F">
        <w:rPr>
          <w:sz w:val="24"/>
          <w:szCs w:val="24"/>
        </w:rPr>
        <w:t>Corporation</w:t>
      </w:r>
      <w:bookmarkEnd w:id="328"/>
      <w:r w:rsidRPr="00121E9F">
        <w:rPr>
          <w:sz w:val="24"/>
          <w:szCs w:val="24"/>
        </w:rPr>
        <w:t xml:space="preserve"> shall be in the province </w:t>
      </w:r>
      <w:r w:rsidR="005E0466" w:rsidRPr="00121E9F">
        <w:rPr>
          <w:sz w:val="24"/>
          <w:szCs w:val="24"/>
        </w:rPr>
        <w:t>o</w:t>
      </w:r>
      <w:r w:rsidRPr="00121E9F">
        <w:rPr>
          <w:sz w:val="24"/>
          <w:szCs w:val="24"/>
        </w:rPr>
        <w:t xml:space="preserve">r territory within Canada specified in the </w:t>
      </w:r>
      <w:bookmarkStart w:id="329" w:name="_sbdt_0b4fed4fd618b08e_308"/>
      <w:r w:rsidRPr="00121E9F">
        <w:rPr>
          <w:sz w:val="24"/>
          <w:szCs w:val="24"/>
        </w:rPr>
        <w:t>Articles</w:t>
      </w:r>
      <w:bookmarkEnd w:id="329"/>
      <w:r w:rsidRPr="00121E9F">
        <w:rPr>
          <w:sz w:val="24"/>
          <w:szCs w:val="24"/>
        </w:rPr>
        <w:t xml:space="preserve"> and at such location therein as the board of directors may determine from time to time. The registered office address is: {{</w:t>
      </w:r>
      <w:bookmarkStart w:id="330" w:name="_sbdt_637353b3816e2fc2_18"/>
      <w:r w:rsidRPr="00121E9F">
        <w:rPr>
          <w:sz w:val="24"/>
          <w:szCs w:val="24"/>
        </w:rPr>
        <w:t>Registered Office Address</w:t>
      </w:r>
      <w:bookmarkEnd w:id="330"/>
      <w:r w:rsidRPr="00121E9F">
        <w:rPr>
          <w:sz w:val="24"/>
          <w:szCs w:val="24"/>
        </w:rPr>
        <w:t>}}.</w:t>
      </w:r>
    </w:p>
    <w:p w14:paraId="29D27A7D" w14:textId="77777777" w:rsidR="00493CD5" w:rsidRPr="00121E9F" w:rsidRDefault="00493CD5">
      <w:pPr>
        <w:jc w:val="both"/>
        <w:rPr>
          <w:sz w:val="24"/>
          <w:szCs w:val="24"/>
        </w:rPr>
      </w:pPr>
    </w:p>
    <w:p w14:paraId="29D27A7E" w14:textId="77777777" w:rsidR="00493CD5" w:rsidRPr="00121E9F" w:rsidRDefault="00520C42">
      <w:pPr>
        <w:jc w:val="center"/>
        <w:rPr>
          <w:sz w:val="24"/>
          <w:szCs w:val="24"/>
        </w:rPr>
      </w:pPr>
      <w:r w:rsidRPr="00121E9F">
        <w:rPr>
          <w:sz w:val="24"/>
          <w:szCs w:val="24"/>
        </w:rPr>
        <w:t>ARTICLE II</w:t>
      </w:r>
    </w:p>
    <w:p w14:paraId="29D27A7F" w14:textId="77777777" w:rsidR="00493CD5" w:rsidRPr="00121E9F" w:rsidRDefault="00520C42">
      <w:pPr>
        <w:jc w:val="center"/>
        <w:rPr>
          <w:b/>
          <w:sz w:val="24"/>
          <w:szCs w:val="24"/>
        </w:rPr>
      </w:pPr>
      <w:r w:rsidRPr="00121E9F">
        <w:rPr>
          <w:b/>
          <w:sz w:val="24"/>
          <w:szCs w:val="24"/>
        </w:rPr>
        <w:t>SHAREHOLDERS</w:t>
      </w:r>
    </w:p>
    <w:p w14:paraId="29D27A80" w14:textId="77777777" w:rsidR="00493CD5" w:rsidRPr="00121E9F" w:rsidRDefault="00493CD5">
      <w:pPr>
        <w:jc w:val="both"/>
        <w:rPr>
          <w:b/>
          <w:sz w:val="24"/>
          <w:szCs w:val="24"/>
        </w:rPr>
      </w:pPr>
    </w:p>
    <w:p w14:paraId="29D27A81" w14:textId="77777777" w:rsidR="00493CD5" w:rsidRPr="00121E9F" w:rsidRDefault="00520C42">
      <w:pPr>
        <w:jc w:val="both"/>
        <w:rPr>
          <w:b/>
          <w:sz w:val="24"/>
          <w:szCs w:val="24"/>
        </w:rPr>
      </w:pPr>
      <w:r w:rsidRPr="00121E9F">
        <w:rPr>
          <w:b/>
          <w:sz w:val="24"/>
          <w:szCs w:val="24"/>
        </w:rPr>
        <w:t>SECTION 1. Annual Meeting.</w:t>
      </w:r>
    </w:p>
    <w:p w14:paraId="29D27A82" w14:textId="77777777" w:rsidR="00493CD5" w:rsidRPr="00121E9F" w:rsidRDefault="00493CD5">
      <w:pPr>
        <w:jc w:val="both"/>
        <w:rPr>
          <w:sz w:val="24"/>
          <w:szCs w:val="24"/>
        </w:rPr>
      </w:pPr>
    </w:p>
    <w:p w14:paraId="29D27A83" w14:textId="073F9323" w:rsidR="00493CD5" w:rsidRPr="00121E9F" w:rsidRDefault="00520C42">
      <w:pPr>
        <w:jc w:val="both"/>
        <w:rPr>
          <w:sz w:val="24"/>
          <w:szCs w:val="24"/>
        </w:rPr>
      </w:pPr>
      <w:r w:rsidRPr="00121E9F">
        <w:rPr>
          <w:sz w:val="24"/>
          <w:szCs w:val="24"/>
        </w:rPr>
        <w:t xml:space="preserve">The annual meeting of the shareholders shall be held at such date, time and place (if any) as shall be determined by the board of directors, for the purpose of electing directors, considering the financial statements, appointing or dispensing with the appointment of a public accountant as permitted by the </w:t>
      </w:r>
      <w:bookmarkStart w:id="331" w:name="_sbdt_5cd0a2b7b0807d2a_376"/>
      <w:r w:rsidRPr="00121E9F">
        <w:rPr>
          <w:sz w:val="24"/>
          <w:szCs w:val="24"/>
        </w:rPr>
        <w:t>Act</w:t>
      </w:r>
      <w:bookmarkEnd w:id="331"/>
      <w:r w:rsidRPr="00121E9F">
        <w:rPr>
          <w:sz w:val="24"/>
          <w:szCs w:val="24"/>
        </w:rPr>
        <w:t>, and for the transaction of such other business as may properly come before the meeting.</w:t>
      </w:r>
    </w:p>
    <w:p w14:paraId="29D27A84" w14:textId="77777777" w:rsidR="00493CD5" w:rsidRPr="00121E9F" w:rsidRDefault="00493CD5">
      <w:pPr>
        <w:jc w:val="both"/>
        <w:rPr>
          <w:sz w:val="24"/>
          <w:szCs w:val="24"/>
        </w:rPr>
      </w:pPr>
    </w:p>
    <w:p w14:paraId="29D27A85" w14:textId="77777777" w:rsidR="00493CD5" w:rsidRPr="00121E9F" w:rsidRDefault="00520C42">
      <w:pPr>
        <w:jc w:val="both"/>
        <w:rPr>
          <w:b/>
          <w:sz w:val="24"/>
          <w:szCs w:val="24"/>
        </w:rPr>
      </w:pPr>
      <w:r w:rsidRPr="00121E9F">
        <w:rPr>
          <w:b/>
          <w:sz w:val="24"/>
          <w:szCs w:val="24"/>
        </w:rPr>
        <w:t>SECTION 2. Special Meetings.</w:t>
      </w:r>
    </w:p>
    <w:p w14:paraId="29D27A86" w14:textId="77777777" w:rsidR="00493CD5" w:rsidRPr="00121E9F" w:rsidRDefault="00493CD5">
      <w:pPr>
        <w:jc w:val="both"/>
        <w:rPr>
          <w:sz w:val="24"/>
          <w:szCs w:val="24"/>
        </w:rPr>
      </w:pPr>
    </w:p>
    <w:p w14:paraId="29D27A87" w14:textId="59115320" w:rsidR="00493CD5" w:rsidRPr="00121E9F" w:rsidRDefault="00520C42">
      <w:pPr>
        <w:jc w:val="both"/>
        <w:rPr>
          <w:sz w:val="24"/>
          <w:szCs w:val="24"/>
        </w:rPr>
      </w:pPr>
      <w:r w:rsidRPr="00121E9F">
        <w:rPr>
          <w:sz w:val="24"/>
          <w:szCs w:val="24"/>
        </w:rPr>
        <w:t xml:space="preserve">Special meetings of the shareholders, for any purpose or purposes, unless otherwise prescribed by statute, may be called by the </w:t>
      </w:r>
      <w:bookmarkStart w:id="332" w:name="_sbdt_be72d1639eab328b_261"/>
      <w:r w:rsidRPr="00121E9F">
        <w:rPr>
          <w:sz w:val="24"/>
          <w:szCs w:val="24"/>
        </w:rPr>
        <w:t>President</w:t>
      </w:r>
      <w:bookmarkEnd w:id="332"/>
      <w:r w:rsidRPr="00121E9F">
        <w:rPr>
          <w:sz w:val="24"/>
          <w:szCs w:val="24"/>
        </w:rPr>
        <w:t xml:space="preserve"> or by the board of directors, and shall be called by the board upon a requisition by shareholders in accordance with the </w:t>
      </w:r>
      <w:bookmarkStart w:id="333" w:name="_sbdt_1d9d901c066dbad2_4"/>
      <w:r w:rsidRPr="00121E9F">
        <w:rPr>
          <w:sz w:val="24"/>
          <w:szCs w:val="24"/>
        </w:rPr>
        <w:t>Canada Business Corporations Act</w:t>
      </w:r>
      <w:bookmarkEnd w:id="333"/>
      <w:r w:rsidRPr="00121E9F">
        <w:rPr>
          <w:sz w:val="24"/>
          <w:szCs w:val="24"/>
        </w:rPr>
        <w:t>.</w:t>
      </w:r>
    </w:p>
    <w:p w14:paraId="29D27A88" w14:textId="77777777" w:rsidR="00493CD5" w:rsidRPr="00121E9F" w:rsidRDefault="00493CD5">
      <w:pPr>
        <w:jc w:val="both"/>
        <w:rPr>
          <w:sz w:val="24"/>
          <w:szCs w:val="24"/>
        </w:rPr>
      </w:pPr>
    </w:p>
    <w:p w14:paraId="29D27A89" w14:textId="77777777" w:rsidR="00493CD5" w:rsidRPr="00121E9F" w:rsidRDefault="00520C42">
      <w:pPr>
        <w:jc w:val="both"/>
        <w:rPr>
          <w:b/>
          <w:sz w:val="24"/>
          <w:szCs w:val="24"/>
        </w:rPr>
      </w:pPr>
      <w:r w:rsidRPr="00121E9F">
        <w:br w:type="page"/>
      </w:r>
    </w:p>
    <w:p w14:paraId="29D27A8A" w14:textId="77777777" w:rsidR="00493CD5" w:rsidRPr="00121E9F" w:rsidRDefault="00520C42">
      <w:pPr>
        <w:jc w:val="both"/>
        <w:rPr>
          <w:b/>
          <w:sz w:val="24"/>
          <w:szCs w:val="24"/>
        </w:rPr>
      </w:pPr>
      <w:r w:rsidRPr="00121E9F">
        <w:rPr>
          <w:b/>
          <w:sz w:val="24"/>
          <w:szCs w:val="24"/>
        </w:rPr>
        <w:lastRenderedPageBreak/>
        <w:t>SECTION 3. Place of Meeting.</w:t>
      </w:r>
    </w:p>
    <w:p w14:paraId="29D27A8B" w14:textId="77777777" w:rsidR="00493CD5" w:rsidRPr="00121E9F" w:rsidRDefault="00493CD5">
      <w:pPr>
        <w:jc w:val="both"/>
        <w:rPr>
          <w:bCs/>
          <w:sz w:val="24"/>
          <w:szCs w:val="24"/>
        </w:rPr>
      </w:pPr>
      <w:r w:rsidRPr="00121E9F">
        <w:rPr>
          <w:bCs/>
          <w:sz w:val="24"/>
          <w:szCs w:val="24"/>
        </w:rPr>
        <w:t xml:space="preserve">Meetings of the shareholders shall be held at such place in Canada as the board of directors determines or, if permitted by the </w:t>
      </w:r>
      <w:bookmarkStart w:id="334" w:name="_sbdt_0b4fed4fd618b08e_309"/>
      <w:r w:rsidRPr="00121E9F">
        <w:rPr>
          <w:bCs/>
          <w:sz w:val="24"/>
          <w:szCs w:val="24"/>
        </w:rPr>
        <w:t>Articles</w:t>
      </w:r>
      <w:bookmarkEnd w:id="334"/>
      <w:r w:rsidRPr="00121E9F">
        <w:rPr>
          <w:bCs/>
          <w:sz w:val="24"/>
          <w:szCs w:val="24"/>
        </w:rPr>
        <w:t xml:space="preserve"> and the </w:t>
      </w:r>
      <w:bookmarkStart w:id="335" w:name="_sbdt_1d9d901c066dbad2_5"/>
      <w:r w:rsidRPr="00121E9F">
        <w:rPr>
          <w:bCs/>
          <w:sz w:val="24"/>
          <w:szCs w:val="24"/>
        </w:rPr>
        <w:t>Canada Business Corporations Act</w:t>
      </w:r>
      <w:bookmarkEnd w:id="335"/>
      <w:r w:rsidRPr="00121E9F">
        <w:rPr>
          <w:bCs/>
          <w:sz w:val="24"/>
          <w:szCs w:val="24"/>
        </w:rPr>
        <w:t>, at a place outside Canada or by means of a telephonic, electronic or other communication facility that permits all participants to communicate adequately with each other during the meeting.</w:t>
      </w:r>
    </w:p>
    <w:p w14:paraId="2367D35C" w14:textId="77777777" w:rsidR="005B6D9A" w:rsidRPr="00121E9F" w:rsidRDefault="005B6D9A">
      <w:pPr>
        <w:jc w:val="both"/>
        <w:rPr>
          <w:sz w:val="24"/>
          <w:szCs w:val="24"/>
        </w:rPr>
      </w:pPr>
    </w:p>
    <w:p w14:paraId="29D27A8C" w14:textId="08C092AD" w:rsidR="00493CD5" w:rsidRPr="00121E9F" w:rsidRDefault="00520C42">
      <w:pPr>
        <w:jc w:val="both"/>
        <w:rPr>
          <w:sz w:val="24"/>
          <w:szCs w:val="24"/>
        </w:rPr>
      </w:pPr>
      <w:r w:rsidRPr="00121E9F">
        <w:rPr>
          <w:sz w:val="24"/>
          <w:szCs w:val="24"/>
        </w:rPr>
        <w:t xml:space="preserve">The </w:t>
      </w:r>
      <w:bookmarkStart w:id="336" w:name="_sbdt_e6d100fe28657c64_45"/>
      <w:r w:rsidRPr="00121E9F">
        <w:rPr>
          <w:sz w:val="24"/>
          <w:szCs w:val="24"/>
        </w:rPr>
        <w:t>Board of Directors</w:t>
      </w:r>
      <w:bookmarkEnd w:id="336"/>
      <w:r w:rsidRPr="00121E9F">
        <w:rPr>
          <w:sz w:val="24"/>
          <w:szCs w:val="24"/>
        </w:rPr>
        <w:t xml:space="preserve"> may designate any place in Canada, unless otherwise permitted by the </w:t>
      </w:r>
      <w:bookmarkStart w:id="337" w:name="_sbdt_5cd0a2b7b0807d2a_377"/>
      <w:r w:rsidRPr="00121E9F">
        <w:rPr>
          <w:sz w:val="24"/>
          <w:szCs w:val="24"/>
        </w:rPr>
        <w:t>Act</w:t>
      </w:r>
      <w:bookmarkEnd w:id="337"/>
      <w:r w:rsidRPr="00121E9F">
        <w:rPr>
          <w:sz w:val="24"/>
          <w:szCs w:val="24"/>
        </w:rPr>
        <w:t xml:space="preserve"> or the </w:t>
      </w:r>
      <w:bookmarkStart w:id="338" w:name="_sbdt_0b4fed4fd618b08e_310"/>
      <w:r w:rsidRPr="00121E9F">
        <w:rPr>
          <w:sz w:val="24"/>
          <w:szCs w:val="24"/>
        </w:rPr>
        <w:t>Articles</w:t>
      </w:r>
      <w:bookmarkEnd w:id="338"/>
      <w:r w:rsidRPr="00121E9F">
        <w:rPr>
          <w:sz w:val="24"/>
          <w:szCs w:val="24"/>
        </w:rPr>
        <w:t xml:space="preserve">, as the place of meeting for any annual meeting or any special meeting. If all shareholders entitled to vote at a meeting so agree or the </w:t>
      </w:r>
      <w:bookmarkStart w:id="339" w:name="_sbdt_0b4fed4fd618b08e_311"/>
      <w:r w:rsidRPr="00121E9F">
        <w:rPr>
          <w:sz w:val="24"/>
          <w:szCs w:val="24"/>
        </w:rPr>
        <w:t>Articles</w:t>
      </w:r>
      <w:bookmarkEnd w:id="339"/>
      <w:r w:rsidRPr="00121E9F">
        <w:rPr>
          <w:sz w:val="24"/>
          <w:szCs w:val="24"/>
        </w:rPr>
        <w:t xml:space="preserve"> so provide, a meeting of shareholders may be held outside Canada. If no designation is made, the place of meeting shall be the registered office of the </w:t>
      </w:r>
      <w:bookmarkStart w:id="340" w:name="_sbdt_8ce69ae754505762_174"/>
      <w:r w:rsidRPr="00121E9F">
        <w:rPr>
          <w:sz w:val="24"/>
          <w:szCs w:val="24"/>
        </w:rPr>
        <w:t>Corporation</w:t>
      </w:r>
      <w:bookmarkEnd w:id="340"/>
      <w:r w:rsidRPr="00121E9F">
        <w:rPr>
          <w:sz w:val="24"/>
          <w:szCs w:val="24"/>
        </w:rPr>
        <w:t xml:space="preserve"> or the place stated in the notice of meeting.</w:t>
      </w:r>
    </w:p>
    <w:p w14:paraId="29D27A8D" w14:textId="77777777" w:rsidR="00493CD5" w:rsidRPr="00121E9F" w:rsidRDefault="00493CD5">
      <w:pPr>
        <w:jc w:val="both"/>
        <w:rPr>
          <w:sz w:val="24"/>
          <w:szCs w:val="24"/>
        </w:rPr>
      </w:pPr>
    </w:p>
    <w:p w14:paraId="29D27A8E" w14:textId="77777777" w:rsidR="00493CD5" w:rsidRPr="00121E9F" w:rsidRDefault="00520C42">
      <w:pPr>
        <w:jc w:val="both"/>
        <w:rPr>
          <w:b/>
          <w:sz w:val="24"/>
          <w:szCs w:val="24"/>
        </w:rPr>
      </w:pPr>
      <w:r w:rsidRPr="00121E9F">
        <w:rPr>
          <w:b/>
          <w:sz w:val="24"/>
          <w:szCs w:val="24"/>
        </w:rPr>
        <w:t>SECTION 4. Notice of Meeting.</w:t>
      </w:r>
    </w:p>
    <w:p w14:paraId="29D27A8F" w14:textId="77777777" w:rsidR="00493CD5" w:rsidRPr="00121E9F" w:rsidRDefault="00493CD5">
      <w:pPr>
        <w:jc w:val="both"/>
        <w:rPr>
          <w:sz w:val="24"/>
          <w:szCs w:val="24"/>
        </w:rPr>
      </w:pPr>
    </w:p>
    <w:p w14:paraId="29D27A90" w14:textId="0B7B4363" w:rsidR="00493CD5" w:rsidRPr="00121E9F" w:rsidRDefault="00520C42">
      <w:pPr>
        <w:jc w:val="both"/>
        <w:rPr>
          <w:sz w:val="24"/>
          <w:szCs w:val="24"/>
        </w:rPr>
      </w:pPr>
      <w:r w:rsidRPr="00121E9F">
        <w:rPr>
          <w:sz w:val="24"/>
          <w:szCs w:val="24"/>
        </w:rPr>
        <w:t xml:space="preserve">Written notice stating the place, day and hour of the meeting and, in the case of a special meeting, the purpose or purposes for which the meeting is called in sufficient detail to permit the shareholder to form a reasoned judgment, shall, unless otherwise prescribed by the </w:t>
      </w:r>
      <w:bookmarkStart w:id="341" w:name="_sbdt_5cd0a2b7b0807d2a_378"/>
      <w:r w:rsidRPr="00121E9F">
        <w:rPr>
          <w:sz w:val="24"/>
          <w:szCs w:val="24"/>
        </w:rPr>
        <w:t>Act</w:t>
      </w:r>
      <w:bookmarkEnd w:id="341"/>
      <w:r w:rsidRPr="00121E9F">
        <w:rPr>
          <w:sz w:val="24"/>
          <w:szCs w:val="24"/>
        </w:rPr>
        <w:t>, be delivered not less than 21</w:t>
      </w:r>
      <w:r w:rsidR="00372FF3" w:rsidRPr="00121E9F">
        <w:rPr>
          <w:sz w:val="24"/>
          <w:szCs w:val="24"/>
        </w:rPr>
        <w:t xml:space="preserve"> days </w:t>
      </w:r>
      <w:r w:rsidRPr="00121E9F">
        <w:rPr>
          <w:sz w:val="24"/>
          <w:szCs w:val="24"/>
        </w:rPr>
        <w:t>nor more than 6</w:t>
      </w:r>
      <w:r w:rsidR="00372FF3" w:rsidRPr="00121E9F">
        <w:rPr>
          <w:sz w:val="24"/>
          <w:szCs w:val="24"/>
        </w:rPr>
        <w:t xml:space="preserve">0 </w:t>
      </w:r>
      <w:r w:rsidRPr="00121E9F">
        <w:rPr>
          <w:sz w:val="24"/>
          <w:szCs w:val="24"/>
        </w:rPr>
        <w:t>days before the date of the meeting to each shareholder of record entitled to vote at such meeting, and to each Director and the auditor, if any. If mailed, such notice shall be deemed to be delivered when deposited in the mail in Canada, addressed to the shareholder at their recorded address with postage prepaid. Notice may also be given by electronic means in accordance with applicable law. Notice to any shareholder is not required where that shareholder waives notice before or after the meeting or attends the meeting other than to object to its unlawful calling.</w:t>
      </w:r>
    </w:p>
    <w:p w14:paraId="29D27A91" w14:textId="77777777" w:rsidR="00493CD5" w:rsidRPr="00121E9F" w:rsidRDefault="00493CD5">
      <w:pPr>
        <w:jc w:val="both"/>
        <w:rPr>
          <w:sz w:val="24"/>
          <w:szCs w:val="24"/>
        </w:rPr>
      </w:pPr>
    </w:p>
    <w:p w14:paraId="29D27A92" w14:textId="12D4E012" w:rsidR="00493CD5" w:rsidRPr="00121E9F" w:rsidRDefault="00520C42">
      <w:pPr>
        <w:jc w:val="both"/>
        <w:rPr>
          <w:b/>
          <w:sz w:val="24"/>
          <w:szCs w:val="24"/>
        </w:rPr>
      </w:pPr>
      <w:r w:rsidRPr="00121E9F">
        <w:rPr>
          <w:b/>
          <w:sz w:val="24"/>
          <w:szCs w:val="24"/>
        </w:rPr>
        <w:t xml:space="preserve">SECTION 5. Fixing of Record </w:t>
      </w:r>
      <w:bookmarkStart w:id="342" w:name="_sbdt_7ef5f25d9fcf7c46_361"/>
      <w:r w:rsidRPr="00121E9F">
        <w:rPr>
          <w:b/>
          <w:sz w:val="24"/>
          <w:szCs w:val="24"/>
        </w:rPr>
        <w:t>Date</w:t>
      </w:r>
      <w:bookmarkEnd w:id="342"/>
      <w:r w:rsidRPr="00121E9F">
        <w:rPr>
          <w:b/>
          <w:sz w:val="24"/>
          <w:szCs w:val="24"/>
        </w:rPr>
        <w:t>.</w:t>
      </w:r>
    </w:p>
    <w:p w14:paraId="29D27A93" w14:textId="77777777" w:rsidR="00493CD5" w:rsidRPr="00121E9F" w:rsidRDefault="00493CD5">
      <w:pPr>
        <w:jc w:val="both"/>
        <w:rPr>
          <w:sz w:val="24"/>
          <w:szCs w:val="24"/>
        </w:rPr>
      </w:pPr>
    </w:p>
    <w:p w14:paraId="29D27A94" w14:textId="5F781C54" w:rsidR="00493CD5" w:rsidRPr="00121E9F" w:rsidRDefault="00520C42">
      <w:pPr>
        <w:jc w:val="both"/>
        <w:rPr>
          <w:sz w:val="24"/>
          <w:szCs w:val="24"/>
        </w:rPr>
      </w:pPr>
      <w:r w:rsidRPr="00121E9F">
        <w:rPr>
          <w:sz w:val="24"/>
          <w:szCs w:val="24"/>
        </w:rPr>
        <w:t xml:space="preserve">For the purpose of determining shareholders entitled to notice of, or to vote at, any meeting of shareholders or any adjournment thereof, or shareholders entitled to receive payment of any dividend or other distribution or to exercise rights in respect of any change, conversion or exchange of shares, or for any other lawful action, the </w:t>
      </w:r>
      <w:bookmarkStart w:id="343" w:name="_sbdt_e6d100fe28657c64_46"/>
      <w:r w:rsidRPr="00121E9F">
        <w:rPr>
          <w:sz w:val="24"/>
          <w:szCs w:val="24"/>
        </w:rPr>
        <w:t>Board of Directors</w:t>
      </w:r>
      <w:bookmarkEnd w:id="343"/>
      <w:r w:rsidRPr="00121E9F">
        <w:rPr>
          <w:sz w:val="24"/>
          <w:szCs w:val="24"/>
        </w:rPr>
        <w:t xml:space="preserve"> may fix in advance a record date, which shall not precede the date the resolution fixing the record date is adopted and, in the case of a meeting of shareholders, shall be not more than 6</w:t>
      </w:r>
      <w:r w:rsidR="00301F52" w:rsidRPr="00121E9F">
        <w:rPr>
          <w:sz w:val="24"/>
          <w:szCs w:val="24"/>
        </w:rPr>
        <w:t>0</w:t>
      </w:r>
      <w:r w:rsidRPr="00121E9F">
        <w:rPr>
          <w:sz w:val="24"/>
          <w:szCs w:val="24"/>
        </w:rPr>
        <w:t xml:space="preserve"> days and not less than 21 days before the date of such meeting. If no record date is fixed for a meeting, the record date for determining shareholders entitled to notice of, or to vote at, the meeting shall be the close of business on the day immediately preceding the day on which notice is given. For any dividend, distribution or </w:t>
      </w:r>
      <w:r w:rsidRPr="00121E9F">
        <w:rPr>
          <w:sz w:val="24"/>
          <w:szCs w:val="24"/>
        </w:rPr>
        <w:lastRenderedPageBreak/>
        <w:t xml:space="preserve">other action, if no record date is fixed, the record date shall be the close of business on the day on which the Board adopts the resolution relating thereto. A determination of shareholders entitled to notice of, or to vote at, a meeting applies to any adjournment thereof subject to any new record date fixed by the Board in accordance with the </w:t>
      </w:r>
      <w:bookmarkStart w:id="344" w:name="_sbdt_5cd0a2b7b0807d2a_379"/>
      <w:r w:rsidRPr="00121E9F">
        <w:rPr>
          <w:sz w:val="24"/>
          <w:szCs w:val="24"/>
        </w:rPr>
        <w:t>Act</w:t>
      </w:r>
      <w:bookmarkEnd w:id="344"/>
      <w:r w:rsidRPr="00121E9F">
        <w:rPr>
          <w:sz w:val="24"/>
          <w:szCs w:val="24"/>
        </w:rPr>
        <w:t>.</w:t>
      </w:r>
    </w:p>
    <w:p w14:paraId="29D27A95" w14:textId="77777777" w:rsidR="00493CD5" w:rsidRPr="00121E9F" w:rsidRDefault="00493CD5">
      <w:pPr>
        <w:jc w:val="both"/>
        <w:rPr>
          <w:sz w:val="24"/>
          <w:szCs w:val="24"/>
        </w:rPr>
      </w:pPr>
    </w:p>
    <w:p w14:paraId="29D27A96" w14:textId="77777777" w:rsidR="00493CD5" w:rsidRPr="00121E9F" w:rsidRDefault="00493CD5">
      <w:pPr>
        <w:jc w:val="both"/>
        <w:rPr>
          <w:b/>
          <w:sz w:val="24"/>
          <w:szCs w:val="24"/>
        </w:rPr>
      </w:pPr>
    </w:p>
    <w:p w14:paraId="29D27A97" w14:textId="77777777" w:rsidR="00493CD5" w:rsidRPr="00121E9F" w:rsidRDefault="00520C42">
      <w:pPr>
        <w:jc w:val="both"/>
        <w:rPr>
          <w:b/>
          <w:sz w:val="24"/>
          <w:szCs w:val="24"/>
        </w:rPr>
      </w:pPr>
      <w:r w:rsidRPr="00121E9F">
        <w:rPr>
          <w:b/>
          <w:sz w:val="24"/>
          <w:szCs w:val="24"/>
        </w:rPr>
        <w:t>SECTION 6. Voting Lists.</w:t>
      </w:r>
    </w:p>
    <w:p w14:paraId="29D27A98" w14:textId="77777777" w:rsidR="00493CD5" w:rsidRPr="00121E9F" w:rsidRDefault="00493CD5">
      <w:pPr>
        <w:jc w:val="both"/>
        <w:rPr>
          <w:sz w:val="24"/>
          <w:szCs w:val="24"/>
        </w:rPr>
      </w:pPr>
    </w:p>
    <w:p w14:paraId="29D27A99" w14:textId="389D77B6" w:rsidR="00493CD5" w:rsidRPr="00121E9F" w:rsidRDefault="00520C42">
      <w:pPr>
        <w:jc w:val="both"/>
        <w:rPr>
          <w:sz w:val="24"/>
          <w:szCs w:val="24"/>
        </w:rPr>
      </w:pPr>
      <w:r w:rsidRPr="00121E9F">
        <w:rPr>
          <w:sz w:val="24"/>
          <w:szCs w:val="24"/>
        </w:rPr>
        <w:t xml:space="preserve">The officer or agent having charge of the securities register of the </w:t>
      </w:r>
      <w:bookmarkStart w:id="345" w:name="_sbdt_8ce69ae754505762_175"/>
      <w:r w:rsidRPr="00121E9F">
        <w:rPr>
          <w:sz w:val="24"/>
          <w:szCs w:val="24"/>
        </w:rPr>
        <w:t>Corporation</w:t>
      </w:r>
      <w:bookmarkEnd w:id="345"/>
      <w:r w:rsidRPr="00121E9F">
        <w:rPr>
          <w:sz w:val="24"/>
          <w:szCs w:val="24"/>
        </w:rPr>
        <w:t xml:space="preserve"> shall prepare a complete list of the shareholders entitled to vote at each meeting of shareholders or any adjournment thereof, arranged in alphabetical order, showing the address of each shareholder and the number of shares held by each. Such list shall be available for inspection by any shareholder during the </w:t>
      </w:r>
      <w:bookmarkStart w:id="346" w:name="_sbdt_8ce69ae754505762_176"/>
      <w:r w:rsidRPr="00121E9F">
        <w:rPr>
          <w:sz w:val="24"/>
          <w:szCs w:val="24"/>
        </w:rPr>
        <w:t>Corporation</w:t>
      </w:r>
      <w:bookmarkEnd w:id="346"/>
      <w:r w:rsidRPr="00121E9F">
        <w:rPr>
          <w:sz w:val="24"/>
          <w:szCs w:val="24"/>
        </w:rPr>
        <w:t xml:space="preserve">’s usual business hours at its registered office or at the place where its central securities register is maintained prior to the meeting, and at the time and place of the meeting for the purposes thereof. If the meeting is held solely by means of telephonic, electronic or other communication facility, the list shall be open to inspection by any shareholder during the whole time of the meeting by such means as the </w:t>
      </w:r>
      <w:bookmarkStart w:id="347" w:name="_sbdt_8ce69ae754505762_177"/>
      <w:r w:rsidRPr="00121E9F">
        <w:rPr>
          <w:sz w:val="24"/>
          <w:szCs w:val="24"/>
        </w:rPr>
        <w:t>Corporation</w:t>
      </w:r>
      <w:bookmarkEnd w:id="347"/>
      <w:r w:rsidRPr="00121E9F">
        <w:rPr>
          <w:sz w:val="24"/>
          <w:szCs w:val="24"/>
        </w:rPr>
        <w:t xml:space="preserve"> makes available.</w:t>
      </w:r>
    </w:p>
    <w:p w14:paraId="29D27A9A" w14:textId="77777777" w:rsidR="00493CD5" w:rsidRPr="00121E9F" w:rsidRDefault="00493CD5">
      <w:pPr>
        <w:jc w:val="both"/>
        <w:rPr>
          <w:sz w:val="24"/>
          <w:szCs w:val="24"/>
        </w:rPr>
      </w:pPr>
    </w:p>
    <w:p w14:paraId="29D27A9B" w14:textId="77777777" w:rsidR="00493CD5" w:rsidRPr="00121E9F" w:rsidRDefault="00520C42">
      <w:pPr>
        <w:jc w:val="both"/>
        <w:rPr>
          <w:b/>
          <w:sz w:val="24"/>
          <w:szCs w:val="24"/>
        </w:rPr>
      </w:pPr>
      <w:r w:rsidRPr="00121E9F">
        <w:rPr>
          <w:b/>
          <w:sz w:val="24"/>
          <w:szCs w:val="24"/>
        </w:rPr>
        <w:t>SECTION 7. Quorum.</w:t>
      </w:r>
    </w:p>
    <w:p w14:paraId="29D27A9C" w14:textId="77777777" w:rsidR="00493CD5" w:rsidRPr="00121E9F" w:rsidRDefault="00493CD5">
      <w:pPr>
        <w:jc w:val="both"/>
        <w:rPr>
          <w:sz w:val="24"/>
          <w:szCs w:val="24"/>
        </w:rPr>
      </w:pPr>
    </w:p>
    <w:p w14:paraId="29D27A9D" w14:textId="184E23EB" w:rsidR="00493CD5" w:rsidRPr="00121E9F" w:rsidRDefault="00520C42">
      <w:pPr>
        <w:jc w:val="both"/>
        <w:rPr>
          <w:sz w:val="24"/>
          <w:szCs w:val="24"/>
        </w:rPr>
      </w:pPr>
      <w:r w:rsidRPr="00121E9F">
        <w:rPr>
          <w:sz w:val="24"/>
          <w:szCs w:val="24"/>
        </w:rPr>
        <w:t xml:space="preserve">The holders of </w:t>
      </w:r>
      <w:proofErr w:type="gramStart"/>
      <w:r w:rsidRPr="00121E9F">
        <w:rPr>
          <w:sz w:val="24"/>
          <w:szCs w:val="24"/>
        </w:rPr>
        <w:t>a majority of</w:t>
      </w:r>
      <w:proofErr w:type="gramEnd"/>
      <w:r w:rsidRPr="00121E9F">
        <w:rPr>
          <w:sz w:val="24"/>
          <w:szCs w:val="24"/>
        </w:rPr>
        <w:t xml:space="preserve"> the shares entitled to vote at the meeting, present in person or represented by proxy, shall constitute a quorum at a meeting of shareholders. If less than </w:t>
      </w:r>
      <w:proofErr w:type="gramStart"/>
      <w:r w:rsidRPr="00121E9F">
        <w:rPr>
          <w:sz w:val="24"/>
          <w:szCs w:val="24"/>
        </w:rPr>
        <w:t>a majority of</w:t>
      </w:r>
      <w:proofErr w:type="gramEnd"/>
      <w:r w:rsidRPr="00121E9F">
        <w:rPr>
          <w:sz w:val="24"/>
          <w:szCs w:val="24"/>
        </w:rPr>
        <w:t xml:space="preserve"> such shares are represented at a meeting, </w:t>
      </w:r>
      <w:proofErr w:type="gramStart"/>
      <w:r w:rsidRPr="00121E9F">
        <w:rPr>
          <w:sz w:val="24"/>
          <w:szCs w:val="24"/>
        </w:rPr>
        <w:t>a majority of</w:t>
      </w:r>
      <w:proofErr w:type="gramEnd"/>
      <w:r w:rsidRPr="00121E9F">
        <w:rPr>
          <w:sz w:val="24"/>
          <w:szCs w:val="24"/>
        </w:rPr>
        <w:t xml:space="preserve"> the shares so represented may adjourn the meeting from time to time without further notice. At such adjourned meetings at which a quorum shall be present or represented, any business may be transacted which might have been transacted at the meeting as originally noticed. The shareholders present at a duly organized meeting may continue to transact business until adjournment, notwithstanding the withdrawal of enough shareholders to leave less than a quorum.</w:t>
      </w:r>
    </w:p>
    <w:p w14:paraId="29D27A9E" w14:textId="77777777" w:rsidR="00493CD5" w:rsidRPr="00121E9F" w:rsidRDefault="00493CD5">
      <w:pPr>
        <w:jc w:val="both"/>
        <w:rPr>
          <w:sz w:val="24"/>
          <w:szCs w:val="24"/>
        </w:rPr>
      </w:pPr>
    </w:p>
    <w:p w14:paraId="29D27A9F" w14:textId="77777777" w:rsidR="00493CD5" w:rsidRPr="00121E9F" w:rsidRDefault="00520C42">
      <w:pPr>
        <w:jc w:val="both"/>
        <w:rPr>
          <w:b/>
          <w:sz w:val="24"/>
          <w:szCs w:val="24"/>
        </w:rPr>
      </w:pPr>
      <w:r w:rsidRPr="00121E9F">
        <w:rPr>
          <w:b/>
          <w:sz w:val="24"/>
          <w:szCs w:val="24"/>
        </w:rPr>
        <w:t>SECTION 8. Proxies.</w:t>
      </w:r>
    </w:p>
    <w:p w14:paraId="29D27AA0" w14:textId="77777777" w:rsidR="00493CD5" w:rsidRPr="00121E9F" w:rsidRDefault="00493CD5">
      <w:pPr>
        <w:jc w:val="both"/>
        <w:rPr>
          <w:sz w:val="24"/>
          <w:szCs w:val="24"/>
        </w:rPr>
      </w:pPr>
    </w:p>
    <w:p w14:paraId="29D27AA1" w14:textId="2A7A7F9D" w:rsidR="00493CD5" w:rsidRPr="00121E9F" w:rsidRDefault="00520C42">
      <w:pPr>
        <w:jc w:val="both"/>
        <w:rPr>
          <w:sz w:val="24"/>
          <w:szCs w:val="24"/>
        </w:rPr>
      </w:pPr>
      <w:r w:rsidRPr="00121E9F">
        <w:rPr>
          <w:sz w:val="24"/>
          <w:szCs w:val="24"/>
        </w:rPr>
        <w:t xml:space="preserve">At all meetings of shareholders, a shareholder may vote in person or by proxy executed in writing by the shareholder or by their duly authorized attorney-in-fact. A proxyholder need not be a shareholder. Such proxy shall be deposited with the secretary of the </w:t>
      </w:r>
      <w:bookmarkStart w:id="348" w:name="_sbdt_8ce69ae754505762_178"/>
      <w:r w:rsidRPr="00121E9F">
        <w:rPr>
          <w:sz w:val="24"/>
          <w:szCs w:val="24"/>
        </w:rPr>
        <w:t>Corporation</w:t>
      </w:r>
      <w:bookmarkEnd w:id="348"/>
      <w:r w:rsidRPr="00121E9F">
        <w:rPr>
          <w:sz w:val="24"/>
          <w:szCs w:val="24"/>
        </w:rPr>
        <w:t xml:space="preserve"> before or at the time of the meeting or as otherwise specified in the notice of meeting and may be revoked to the extent and in the manner permitted by the </w:t>
      </w:r>
      <w:bookmarkStart w:id="349" w:name="_sbdt_5cd0a2b7b0807d2a_380"/>
      <w:r w:rsidRPr="00121E9F">
        <w:rPr>
          <w:sz w:val="24"/>
          <w:szCs w:val="24"/>
        </w:rPr>
        <w:t>Act</w:t>
      </w:r>
      <w:bookmarkEnd w:id="349"/>
      <w:r w:rsidRPr="00121E9F">
        <w:rPr>
          <w:sz w:val="24"/>
          <w:szCs w:val="24"/>
        </w:rPr>
        <w:t>.</w:t>
      </w:r>
    </w:p>
    <w:p w14:paraId="29D27AA2" w14:textId="77777777" w:rsidR="00493CD5" w:rsidRPr="00121E9F" w:rsidRDefault="00493CD5">
      <w:pPr>
        <w:jc w:val="both"/>
        <w:rPr>
          <w:sz w:val="24"/>
          <w:szCs w:val="24"/>
        </w:rPr>
      </w:pPr>
    </w:p>
    <w:p w14:paraId="29D27AA3" w14:textId="77777777" w:rsidR="00493CD5" w:rsidRPr="00121E9F" w:rsidRDefault="00493CD5">
      <w:pPr>
        <w:jc w:val="both"/>
        <w:rPr>
          <w:sz w:val="24"/>
          <w:szCs w:val="24"/>
        </w:rPr>
      </w:pPr>
    </w:p>
    <w:p w14:paraId="29D27AA4" w14:textId="77777777" w:rsidR="00493CD5" w:rsidRPr="00121E9F" w:rsidRDefault="00520C42">
      <w:pPr>
        <w:jc w:val="both"/>
        <w:rPr>
          <w:b/>
          <w:sz w:val="24"/>
          <w:szCs w:val="24"/>
        </w:rPr>
      </w:pPr>
      <w:r w:rsidRPr="00121E9F">
        <w:rPr>
          <w:b/>
          <w:sz w:val="24"/>
          <w:szCs w:val="24"/>
        </w:rPr>
        <w:lastRenderedPageBreak/>
        <w:t>SECTION 9. Voting of Shares.</w:t>
      </w:r>
    </w:p>
    <w:p w14:paraId="29D27AA5" w14:textId="77777777" w:rsidR="00493CD5" w:rsidRPr="00121E9F" w:rsidRDefault="00493CD5">
      <w:pPr>
        <w:jc w:val="both"/>
        <w:rPr>
          <w:sz w:val="24"/>
          <w:szCs w:val="24"/>
        </w:rPr>
      </w:pPr>
    </w:p>
    <w:p w14:paraId="29D27AA6" w14:textId="77777777" w:rsidR="00493CD5" w:rsidRPr="00121E9F" w:rsidRDefault="00520C42">
      <w:pPr>
        <w:jc w:val="both"/>
        <w:rPr>
          <w:sz w:val="24"/>
          <w:szCs w:val="24"/>
        </w:rPr>
      </w:pPr>
      <w:r w:rsidRPr="00121E9F">
        <w:rPr>
          <w:sz w:val="24"/>
          <w:szCs w:val="24"/>
        </w:rPr>
        <w:t>Each outstanding share entitled to vote shall be entitled to one vote upon each matter submitted to a vote at a meeting of shareholders.</w:t>
      </w:r>
    </w:p>
    <w:p w14:paraId="29D27AA7" w14:textId="77777777" w:rsidR="00493CD5" w:rsidRPr="00121E9F" w:rsidRDefault="00493CD5">
      <w:pPr>
        <w:jc w:val="both"/>
        <w:rPr>
          <w:b/>
          <w:sz w:val="24"/>
          <w:szCs w:val="24"/>
        </w:rPr>
      </w:pPr>
    </w:p>
    <w:p w14:paraId="29D27AA8" w14:textId="77777777" w:rsidR="00493CD5" w:rsidRPr="00121E9F" w:rsidRDefault="00520C42">
      <w:pPr>
        <w:jc w:val="both"/>
        <w:rPr>
          <w:b/>
          <w:sz w:val="24"/>
          <w:szCs w:val="24"/>
        </w:rPr>
      </w:pPr>
      <w:r w:rsidRPr="00121E9F">
        <w:rPr>
          <w:b/>
          <w:sz w:val="24"/>
          <w:szCs w:val="24"/>
        </w:rPr>
        <w:t>SECTION 10. Voting of Shares by Certain Holders.</w:t>
      </w:r>
    </w:p>
    <w:p w14:paraId="29D27AA9" w14:textId="77777777" w:rsidR="00493CD5" w:rsidRPr="00121E9F" w:rsidRDefault="00493CD5">
      <w:pPr>
        <w:jc w:val="both"/>
        <w:rPr>
          <w:sz w:val="24"/>
          <w:szCs w:val="24"/>
        </w:rPr>
      </w:pPr>
    </w:p>
    <w:p w14:paraId="29D27AAA" w14:textId="33406520" w:rsidR="00493CD5" w:rsidRPr="00121E9F" w:rsidRDefault="00520C42">
      <w:pPr>
        <w:jc w:val="both"/>
        <w:rPr>
          <w:sz w:val="24"/>
          <w:szCs w:val="24"/>
        </w:rPr>
      </w:pPr>
      <w:r w:rsidRPr="00121E9F">
        <w:rPr>
          <w:sz w:val="24"/>
          <w:szCs w:val="24"/>
        </w:rPr>
        <w:t>Shares standing in the name of another corporation may be voted by such officer, agent or proxy as the by-laws of such corporation may prescribe or, in the absence of such provision, as the board of directors of such corporation may determine.</w:t>
      </w:r>
    </w:p>
    <w:p w14:paraId="29D27AAB" w14:textId="77777777" w:rsidR="00493CD5" w:rsidRPr="00121E9F" w:rsidRDefault="00493CD5">
      <w:pPr>
        <w:jc w:val="both"/>
        <w:rPr>
          <w:sz w:val="24"/>
          <w:szCs w:val="24"/>
        </w:rPr>
      </w:pPr>
    </w:p>
    <w:p w14:paraId="29D27AAC" w14:textId="607B54EF" w:rsidR="00493CD5" w:rsidRPr="00121E9F" w:rsidRDefault="00520C42">
      <w:pPr>
        <w:jc w:val="both"/>
        <w:rPr>
          <w:sz w:val="24"/>
          <w:szCs w:val="24"/>
        </w:rPr>
      </w:pPr>
      <w:r w:rsidRPr="00121E9F">
        <w:rPr>
          <w:sz w:val="24"/>
          <w:szCs w:val="24"/>
        </w:rPr>
        <w:t>Shares held by an administrator, executor, guardian or conservator may be voted by such holder either in person or by proxy, without a transfer of such shares into their name. Shares standing in the name of a trustee may be voted by such trustee, either in person or by proxy, but no trustee shall be entitled to vote shares held by such trustee without a transfer of such shares into the trustee’s name.</w:t>
      </w:r>
    </w:p>
    <w:p w14:paraId="29D27AAD" w14:textId="77777777" w:rsidR="00493CD5" w:rsidRPr="00121E9F" w:rsidRDefault="00493CD5">
      <w:pPr>
        <w:jc w:val="both"/>
        <w:rPr>
          <w:sz w:val="24"/>
          <w:szCs w:val="24"/>
        </w:rPr>
      </w:pPr>
    </w:p>
    <w:p w14:paraId="29D27AAE" w14:textId="316CE476" w:rsidR="00493CD5" w:rsidRPr="00121E9F" w:rsidRDefault="00520C42">
      <w:pPr>
        <w:jc w:val="both"/>
        <w:rPr>
          <w:sz w:val="24"/>
          <w:szCs w:val="24"/>
        </w:rPr>
      </w:pPr>
      <w:r w:rsidRPr="00121E9F">
        <w:rPr>
          <w:sz w:val="24"/>
          <w:szCs w:val="24"/>
        </w:rPr>
        <w:t>Shares standing in the name of a receiver may be voted by such receiver, and shares held by or under the control of a receiver may be voted by such receiver without the transfer thereof into the receiver’s name, if authority to do so is contained in an appropriate order of the court by which such receiver was appointed.</w:t>
      </w:r>
    </w:p>
    <w:p w14:paraId="29D27AAF" w14:textId="77777777" w:rsidR="00493CD5" w:rsidRPr="00121E9F" w:rsidRDefault="00493CD5">
      <w:pPr>
        <w:jc w:val="both"/>
        <w:rPr>
          <w:sz w:val="24"/>
          <w:szCs w:val="24"/>
        </w:rPr>
      </w:pPr>
    </w:p>
    <w:p w14:paraId="29D27AB0" w14:textId="77777777" w:rsidR="00493CD5" w:rsidRPr="00121E9F" w:rsidRDefault="00520C42">
      <w:pPr>
        <w:jc w:val="both"/>
        <w:rPr>
          <w:sz w:val="24"/>
          <w:szCs w:val="24"/>
        </w:rPr>
      </w:pPr>
      <w:r w:rsidRPr="00121E9F">
        <w:rPr>
          <w:sz w:val="24"/>
          <w:szCs w:val="24"/>
        </w:rPr>
        <w:t>A shareholder whose shares are pledged shall be entitled to vote such shares until the shares have been transferred into the name of the pledgee, and thereafter the pledgee shall be entitled to vote the shares so transferred.</w:t>
      </w:r>
    </w:p>
    <w:p w14:paraId="29D27AB1" w14:textId="77777777" w:rsidR="00493CD5" w:rsidRPr="00121E9F" w:rsidRDefault="00493CD5">
      <w:pPr>
        <w:jc w:val="both"/>
        <w:rPr>
          <w:sz w:val="24"/>
          <w:szCs w:val="24"/>
        </w:rPr>
      </w:pPr>
    </w:p>
    <w:p w14:paraId="29D27AB2" w14:textId="77777777" w:rsidR="00493CD5" w:rsidRPr="00121E9F" w:rsidRDefault="00520C42">
      <w:pPr>
        <w:jc w:val="both"/>
        <w:rPr>
          <w:sz w:val="24"/>
          <w:szCs w:val="24"/>
        </w:rPr>
      </w:pPr>
      <w:r w:rsidRPr="00121E9F">
        <w:rPr>
          <w:sz w:val="24"/>
          <w:szCs w:val="24"/>
        </w:rPr>
        <w:t xml:space="preserve">Shares of its own stock belonging to the </w:t>
      </w:r>
      <w:bookmarkStart w:id="350" w:name="_sbdt_8ce69ae754505762_179"/>
      <w:r w:rsidRPr="00121E9F">
        <w:rPr>
          <w:sz w:val="24"/>
          <w:szCs w:val="24"/>
        </w:rPr>
        <w:t>Corporation</w:t>
      </w:r>
      <w:bookmarkEnd w:id="350"/>
      <w:r w:rsidRPr="00121E9F">
        <w:rPr>
          <w:sz w:val="24"/>
          <w:szCs w:val="24"/>
        </w:rPr>
        <w:t xml:space="preserve"> shall not be voted, directly or indirectly, at any meeting, and shall not be counted in determining the total number of outstanding shares at any given time.</w:t>
      </w:r>
    </w:p>
    <w:p w14:paraId="29D27AB3" w14:textId="77777777" w:rsidR="00493CD5" w:rsidRPr="00121E9F" w:rsidRDefault="00493CD5">
      <w:pPr>
        <w:jc w:val="both"/>
        <w:rPr>
          <w:sz w:val="24"/>
          <w:szCs w:val="24"/>
        </w:rPr>
      </w:pPr>
    </w:p>
    <w:p w14:paraId="29D27AB4" w14:textId="77777777" w:rsidR="00493CD5" w:rsidRPr="00121E9F" w:rsidRDefault="00520C42">
      <w:pPr>
        <w:jc w:val="both"/>
        <w:rPr>
          <w:b/>
          <w:sz w:val="24"/>
          <w:szCs w:val="24"/>
        </w:rPr>
      </w:pPr>
      <w:r w:rsidRPr="00121E9F">
        <w:rPr>
          <w:b/>
          <w:sz w:val="24"/>
          <w:szCs w:val="24"/>
        </w:rPr>
        <w:t>SECTION 11. Resolution in Writing of Shareholders.</w:t>
      </w:r>
    </w:p>
    <w:p w14:paraId="29D27AB5" w14:textId="77777777" w:rsidR="00493CD5" w:rsidRPr="00121E9F" w:rsidRDefault="00493CD5">
      <w:pPr>
        <w:jc w:val="both"/>
        <w:rPr>
          <w:sz w:val="24"/>
          <w:szCs w:val="24"/>
        </w:rPr>
      </w:pPr>
    </w:p>
    <w:p w14:paraId="29D27AB8" w14:textId="2BC1D972" w:rsidR="00493CD5" w:rsidRPr="00121E9F" w:rsidRDefault="00520C42">
      <w:pPr>
        <w:jc w:val="both"/>
        <w:rPr>
          <w:sz w:val="24"/>
          <w:szCs w:val="24"/>
        </w:rPr>
      </w:pPr>
      <w:r w:rsidRPr="00121E9F">
        <w:rPr>
          <w:sz w:val="24"/>
          <w:szCs w:val="24"/>
        </w:rPr>
        <w:t xml:space="preserve">Unless otherwise required by the </w:t>
      </w:r>
      <w:bookmarkStart w:id="351" w:name="_sbdt_5cd0a2b7b0807d2a_381"/>
      <w:r w:rsidRPr="00121E9F">
        <w:rPr>
          <w:sz w:val="24"/>
          <w:szCs w:val="24"/>
        </w:rPr>
        <w:t>Act</w:t>
      </w:r>
      <w:bookmarkEnd w:id="351"/>
      <w:r w:rsidRPr="00121E9F">
        <w:rPr>
          <w:sz w:val="24"/>
          <w:szCs w:val="24"/>
        </w:rPr>
        <w:t>, any action required or permitted to be taken at a meeting of the shareholders may be taken without a meeting if a resolution in writing, setting forth the action so taken, is signed by all of the shareholders entitled to vote on that resolution, and such resolution shall be as valid as if it had been passed at a meeting of the shareholders.</w:t>
      </w:r>
    </w:p>
    <w:p w14:paraId="29D27AB9" w14:textId="77777777" w:rsidR="00493CD5" w:rsidRPr="00121E9F" w:rsidRDefault="00493CD5">
      <w:pPr>
        <w:jc w:val="both"/>
        <w:rPr>
          <w:sz w:val="24"/>
          <w:szCs w:val="24"/>
        </w:rPr>
      </w:pPr>
    </w:p>
    <w:p w14:paraId="29D27ABA" w14:textId="77777777" w:rsidR="00493CD5" w:rsidRPr="00121E9F" w:rsidRDefault="00520C42">
      <w:pPr>
        <w:jc w:val="center"/>
        <w:rPr>
          <w:b/>
          <w:sz w:val="24"/>
          <w:szCs w:val="24"/>
        </w:rPr>
      </w:pPr>
      <w:r w:rsidRPr="00121E9F">
        <w:rPr>
          <w:b/>
          <w:sz w:val="24"/>
          <w:szCs w:val="24"/>
        </w:rPr>
        <w:t>ARTICLE III</w:t>
      </w:r>
    </w:p>
    <w:p w14:paraId="29D27ABB" w14:textId="77777777" w:rsidR="00493CD5" w:rsidRPr="00121E9F" w:rsidRDefault="00520C42">
      <w:pPr>
        <w:jc w:val="center"/>
        <w:rPr>
          <w:b/>
          <w:sz w:val="24"/>
          <w:szCs w:val="24"/>
        </w:rPr>
      </w:pPr>
      <w:r w:rsidRPr="00121E9F">
        <w:rPr>
          <w:b/>
          <w:sz w:val="24"/>
          <w:szCs w:val="24"/>
        </w:rPr>
        <w:t>BOARD OF DIRECTORS</w:t>
      </w:r>
    </w:p>
    <w:p w14:paraId="29D27ABC" w14:textId="77777777" w:rsidR="00493CD5" w:rsidRPr="00121E9F" w:rsidRDefault="00493CD5">
      <w:pPr>
        <w:jc w:val="both"/>
        <w:rPr>
          <w:b/>
          <w:sz w:val="24"/>
          <w:szCs w:val="24"/>
        </w:rPr>
      </w:pPr>
    </w:p>
    <w:p w14:paraId="29D27ABD" w14:textId="77777777" w:rsidR="00493CD5" w:rsidRPr="00121E9F" w:rsidRDefault="00520C42">
      <w:pPr>
        <w:jc w:val="both"/>
        <w:rPr>
          <w:b/>
          <w:sz w:val="24"/>
          <w:szCs w:val="24"/>
        </w:rPr>
      </w:pPr>
      <w:r w:rsidRPr="00121E9F">
        <w:rPr>
          <w:b/>
          <w:sz w:val="24"/>
          <w:szCs w:val="24"/>
        </w:rPr>
        <w:t>SECTION 1. General Powers.</w:t>
      </w:r>
    </w:p>
    <w:p w14:paraId="29D27ABE" w14:textId="77777777" w:rsidR="00493CD5" w:rsidRPr="00121E9F" w:rsidRDefault="00493CD5">
      <w:pPr>
        <w:jc w:val="both"/>
        <w:rPr>
          <w:sz w:val="24"/>
          <w:szCs w:val="24"/>
        </w:rPr>
      </w:pPr>
    </w:p>
    <w:p w14:paraId="29D27ABF" w14:textId="77777777" w:rsidR="00493CD5" w:rsidRPr="00121E9F" w:rsidRDefault="00520C42">
      <w:pPr>
        <w:jc w:val="both"/>
        <w:rPr>
          <w:sz w:val="24"/>
          <w:szCs w:val="24"/>
        </w:rPr>
      </w:pPr>
      <w:r w:rsidRPr="00121E9F">
        <w:rPr>
          <w:sz w:val="24"/>
          <w:szCs w:val="24"/>
        </w:rPr>
        <w:t xml:space="preserve">The business and affairs of the </w:t>
      </w:r>
      <w:bookmarkStart w:id="352" w:name="_sbdt_8ce69ae754505762_180"/>
      <w:r w:rsidRPr="00121E9F">
        <w:rPr>
          <w:sz w:val="24"/>
          <w:szCs w:val="24"/>
        </w:rPr>
        <w:t>Corporation</w:t>
      </w:r>
      <w:bookmarkEnd w:id="352"/>
      <w:r w:rsidRPr="00121E9F">
        <w:rPr>
          <w:sz w:val="24"/>
          <w:szCs w:val="24"/>
        </w:rPr>
        <w:t xml:space="preserve"> shall be managed by its </w:t>
      </w:r>
      <w:bookmarkStart w:id="353" w:name="_sbdt_e6d100fe28657c64_47"/>
      <w:r w:rsidRPr="00121E9F">
        <w:rPr>
          <w:sz w:val="24"/>
          <w:szCs w:val="24"/>
        </w:rPr>
        <w:t>Board of Directors</w:t>
      </w:r>
      <w:bookmarkEnd w:id="353"/>
      <w:r w:rsidRPr="00121E9F">
        <w:rPr>
          <w:sz w:val="24"/>
          <w:szCs w:val="24"/>
        </w:rPr>
        <w:t>.</w:t>
      </w:r>
    </w:p>
    <w:p w14:paraId="29D27AC0" w14:textId="77777777" w:rsidR="00493CD5" w:rsidRPr="00121E9F" w:rsidRDefault="00493CD5">
      <w:pPr>
        <w:jc w:val="both"/>
        <w:rPr>
          <w:sz w:val="24"/>
          <w:szCs w:val="24"/>
        </w:rPr>
      </w:pPr>
    </w:p>
    <w:p w14:paraId="29D27AC1" w14:textId="77777777" w:rsidR="00493CD5" w:rsidRPr="00121E9F" w:rsidRDefault="00520C42">
      <w:pPr>
        <w:jc w:val="both"/>
        <w:rPr>
          <w:b/>
          <w:sz w:val="24"/>
          <w:szCs w:val="24"/>
        </w:rPr>
      </w:pPr>
      <w:r w:rsidRPr="00121E9F">
        <w:rPr>
          <w:b/>
          <w:sz w:val="24"/>
          <w:szCs w:val="24"/>
        </w:rPr>
        <w:t>SECTION 2. Number, Tenure and Qualifications.</w:t>
      </w:r>
    </w:p>
    <w:p w14:paraId="29D27AC2" w14:textId="77777777" w:rsidR="00493CD5" w:rsidRPr="00121E9F" w:rsidRDefault="00493CD5">
      <w:pPr>
        <w:jc w:val="both"/>
        <w:rPr>
          <w:sz w:val="24"/>
          <w:szCs w:val="24"/>
        </w:rPr>
      </w:pPr>
    </w:p>
    <w:p w14:paraId="29D27AC3" w14:textId="3063D1AD" w:rsidR="00493CD5" w:rsidRPr="00121E9F" w:rsidRDefault="00520C42">
      <w:pPr>
        <w:jc w:val="both"/>
        <w:rPr>
          <w:sz w:val="24"/>
          <w:szCs w:val="24"/>
        </w:rPr>
      </w:pPr>
      <w:r w:rsidRPr="00121E9F">
        <w:rPr>
          <w:sz w:val="24"/>
          <w:szCs w:val="24"/>
        </w:rPr>
        <w:t xml:space="preserve">The number of directors of the </w:t>
      </w:r>
      <w:bookmarkStart w:id="354" w:name="_sbdt_8ce69ae754505762_181"/>
      <w:r w:rsidRPr="00121E9F">
        <w:rPr>
          <w:sz w:val="24"/>
          <w:szCs w:val="24"/>
        </w:rPr>
        <w:t>Corporation</w:t>
      </w:r>
      <w:bookmarkEnd w:id="354"/>
      <w:r w:rsidRPr="00121E9F">
        <w:rPr>
          <w:sz w:val="24"/>
          <w:szCs w:val="24"/>
        </w:rPr>
        <w:t xml:space="preserve"> shall be the number fixed by the </w:t>
      </w:r>
      <w:bookmarkStart w:id="355" w:name="_sbdt_0b4fed4fd618b08e_312"/>
      <w:r w:rsidRPr="00121E9F">
        <w:rPr>
          <w:sz w:val="24"/>
          <w:szCs w:val="24"/>
        </w:rPr>
        <w:t>Articles</w:t>
      </w:r>
      <w:bookmarkEnd w:id="355"/>
      <w:r w:rsidRPr="00121E9F">
        <w:rPr>
          <w:sz w:val="24"/>
          <w:szCs w:val="24"/>
        </w:rPr>
        <w:t xml:space="preserve"> or, if the </w:t>
      </w:r>
      <w:bookmarkStart w:id="356" w:name="_sbdt_0b4fed4fd618b08e_313"/>
      <w:r w:rsidRPr="00121E9F">
        <w:rPr>
          <w:sz w:val="24"/>
          <w:szCs w:val="24"/>
        </w:rPr>
        <w:t>Articles</w:t>
      </w:r>
      <w:bookmarkEnd w:id="356"/>
      <w:r w:rsidRPr="00121E9F">
        <w:rPr>
          <w:sz w:val="24"/>
          <w:szCs w:val="24"/>
        </w:rPr>
        <w:t xml:space="preserve"> provide for a minimum and maximum number of directors, the number fixed from time to time in accordance with the </w:t>
      </w:r>
      <w:bookmarkStart w:id="357" w:name="_sbdt_5cd0a2b7b0807d2a_382"/>
      <w:r w:rsidRPr="00121E9F">
        <w:rPr>
          <w:sz w:val="24"/>
          <w:szCs w:val="24"/>
        </w:rPr>
        <w:t>Act</w:t>
      </w:r>
      <w:bookmarkEnd w:id="357"/>
      <w:r w:rsidRPr="00121E9F">
        <w:rPr>
          <w:sz w:val="24"/>
          <w:szCs w:val="24"/>
        </w:rPr>
        <w:t xml:space="preserve">. Each director shall hold office until the close of the next annual meeting of shareholders or until their successor has been elected or appointed and qualified or until their earlier resignation, removal or disqualification. Qualifications and any residency requirements shall be as set out in the </w:t>
      </w:r>
      <w:bookmarkStart w:id="358" w:name="_sbdt_5cd0a2b7b0807d2a_383"/>
      <w:r w:rsidRPr="00121E9F">
        <w:rPr>
          <w:sz w:val="24"/>
          <w:szCs w:val="24"/>
        </w:rPr>
        <w:t>Act</w:t>
      </w:r>
      <w:bookmarkEnd w:id="358"/>
      <w:r w:rsidRPr="00121E9F">
        <w:rPr>
          <w:sz w:val="24"/>
          <w:szCs w:val="24"/>
        </w:rPr>
        <w:t>.</w:t>
      </w:r>
    </w:p>
    <w:p w14:paraId="29D27AC4" w14:textId="77777777" w:rsidR="00493CD5" w:rsidRPr="00121E9F" w:rsidRDefault="00493CD5">
      <w:pPr>
        <w:jc w:val="both"/>
        <w:rPr>
          <w:sz w:val="24"/>
          <w:szCs w:val="24"/>
        </w:rPr>
      </w:pPr>
    </w:p>
    <w:p w14:paraId="29D27AC5" w14:textId="77777777" w:rsidR="00493CD5" w:rsidRPr="00121E9F" w:rsidRDefault="00520C42">
      <w:pPr>
        <w:jc w:val="both"/>
        <w:rPr>
          <w:b/>
          <w:sz w:val="24"/>
          <w:szCs w:val="24"/>
        </w:rPr>
      </w:pPr>
      <w:r w:rsidRPr="00121E9F">
        <w:rPr>
          <w:b/>
          <w:sz w:val="24"/>
          <w:szCs w:val="24"/>
        </w:rPr>
        <w:t>SECTION 3. Regular Meetings.</w:t>
      </w:r>
    </w:p>
    <w:p w14:paraId="29D27AC6" w14:textId="77777777" w:rsidR="00493CD5" w:rsidRPr="00121E9F" w:rsidRDefault="00493CD5">
      <w:pPr>
        <w:jc w:val="both"/>
        <w:rPr>
          <w:sz w:val="24"/>
          <w:szCs w:val="24"/>
        </w:rPr>
      </w:pPr>
    </w:p>
    <w:p w14:paraId="29D27AC7" w14:textId="77777777" w:rsidR="00493CD5" w:rsidRPr="00121E9F" w:rsidRDefault="00520C42">
      <w:pPr>
        <w:jc w:val="both"/>
        <w:rPr>
          <w:sz w:val="24"/>
          <w:szCs w:val="24"/>
        </w:rPr>
      </w:pPr>
      <w:r w:rsidRPr="00121E9F">
        <w:rPr>
          <w:sz w:val="24"/>
          <w:szCs w:val="24"/>
        </w:rPr>
        <w:t xml:space="preserve">A regular meeting of the </w:t>
      </w:r>
      <w:bookmarkStart w:id="359" w:name="_sbdt_e6d100fe28657c64_48"/>
      <w:r w:rsidRPr="00121E9F">
        <w:rPr>
          <w:sz w:val="24"/>
          <w:szCs w:val="24"/>
        </w:rPr>
        <w:t>Board of Directors</w:t>
      </w:r>
      <w:bookmarkEnd w:id="359"/>
      <w:r w:rsidRPr="00121E9F">
        <w:rPr>
          <w:sz w:val="24"/>
          <w:szCs w:val="24"/>
        </w:rPr>
        <w:t xml:space="preserve"> shall be held without other notice than this </w:t>
      </w:r>
      <w:bookmarkStart w:id="360" w:name="_sbdt_b95f9cb304eb5b14_1_332"/>
      <w:r w:rsidRPr="00121E9F">
        <w:rPr>
          <w:sz w:val="24"/>
          <w:szCs w:val="24"/>
        </w:rPr>
        <w:t>Bylaw</w:t>
      </w:r>
      <w:bookmarkEnd w:id="360"/>
      <w:r w:rsidRPr="00121E9F">
        <w:rPr>
          <w:sz w:val="24"/>
          <w:szCs w:val="24"/>
        </w:rPr>
        <w:t xml:space="preserve"> immediately after, and at the same place as, the annual meeting of shareholders. The </w:t>
      </w:r>
      <w:bookmarkStart w:id="361" w:name="_sbdt_e6d100fe28657c64_49"/>
      <w:r w:rsidRPr="00121E9F">
        <w:rPr>
          <w:sz w:val="24"/>
          <w:szCs w:val="24"/>
        </w:rPr>
        <w:t>Board of Directors</w:t>
      </w:r>
      <w:bookmarkEnd w:id="361"/>
      <w:r w:rsidRPr="00121E9F">
        <w:rPr>
          <w:sz w:val="24"/>
          <w:szCs w:val="24"/>
        </w:rPr>
        <w:t xml:space="preserve"> may provide, by resolution, the time and place for the holding of additional regular meetings without notice other than such resolution.</w:t>
      </w:r>
    </w:p>
    <w:p w14:paraId="29D27AC8" w14:textId="77777777" w:rsidR="00493CD5" w:rsidRPr="00121E9F" w:rsidRDefault="00493CD5">
      <w:pPr>
        <w:jc w:val="both"/>
        <w:rPr>
          <w:sz w:val="24"/>
          <w:szCs w:val="24"/>
        </w:rPr>
      </w:pPr>
    </w:p>
    <w:p w14:paraId="29D27AC9" w14:textId="77777777" w:rsidR="00493CD5" w:rsidRPr="00121E9F" w:rsidRDefault="00520C42">
      <w:pPr>
        <w:jc w:val="both"/>
        <w:rPr>
          <w:b/>
          <w:sz w:val="24"/>
          <w:szCs w:val="24"/>
        </w:rPr>
      </w:pPr>
      <w:r w:rsidRPr="00121E9F">
        <w:rPr>
          <w:b/>
          <w:sz w:val="24"/>
          <w:szCs w:val="24"/>
        </w:rPr>
        <w:t>SECTION 4. Special Meetings.</w:t>
      </w:r>
    </w:p>
    <w:p w14:paraId="29D27ACA" w14:textId="77777777" w:rsidR="00493CD5" w:rsidRPr="00121E9F" w:rsidRDefault="00493CD5">
      <w:pPr>
        <w:jc w:val="both"/>
        <w:rPr>
          <w:sz w:val="24"/>
          <w:szCs w:val="24"/>
        </w:rPr>
      </w:pPr>
    </w:p>
    <w:p w14:paraId="29D27ACB" w14:textId="77777777" w:rsidR="00493CD5" w:rsidRPr="00121E9F" w:rsidRDefault="00520C42">
      <w:pPr>
        <w:jc w:val="both"/>
        <w:rPr>
          <w:sz w:val="24"/>
          <w:szCs w:val="24"/>
        </w:rPr>
      </w:pPr>
      <w:r w:rsidRPr="00121E9F">
        <w:rPr>
          <w:sz w:val="24"/>
          <w:szCs w:val="24"/>
        </w:rPr>
        <w:t xml:space="preserve">Special meetings of the </w:t>
      </w:r>
      <w:bookmarkStart w:id="362" w:name="_sbdt_e6d100fe28657c64_50"/>
      <w:r w:rsidRPr="00121E9F">
        <w:rPr>
          <w:sz w:val="24"/>
          <w:szCs w:val="24"/>
        </w:rPr>
        <w:t>Board of Directors</w:t>
      </w:r>
      <w:bookmarkEnd w:id="362"/>
      <w:r w:rsidRPr="00121E9F">
        <w:rPr>
          <w:sz w:val="24"/>
          <w:szCs w:val="24"/>
        </w:rPr>
        <w:t xml:space="preserve"> may be called by or at the request of the </w:t>
      </w:r>
      <w:bookmarkStart w:id="363" w:name="_sbdt_be72d1639eab328b_262"/>
      <w:r w:rsidRPr="00121E9F">
        <w:rPr>
          <w:sz w:val="24"/>
          <w:szCs w:val="24"/>
        </w:rPr>
        <w:t>President</w:t>
      </w:r>
      <w:bookmarkEnd w:id="363"/>
      <w:r w:rsidRPr="00121E9F">
        <w:rPr>
          <w:sz w:val="24"/>
          <w:szCs w:val="24"/>
        </w:rPr>
        <w:t xml:space="preserve"> or any two directors. The person or persons authorized to call special meetings of the </w:t>
      </w:r>
      <w:bookmarkStart w:id="364" w:name="_sbdt_e6d100fe28657c64_51"/>
      <w:r w:rsidRPr="00121E9F">
        <w:rPr>
          <w:sz w:val="24"/>
          <w:szCs w:val="24"/>
        </w:rPr>
        <w:t>Board of Directors</w:t>
      </w:r>
      <w:bookmarkEnd w:id="364"/>
      <w:r w:rsidRPr="00121E9F">
        <w:rPr>
          <w:sz w:val="24"/>
          <w:szCs w:val="24"/>
        </w:rPr>
        <w:t xml:space="preserve"> may fix the place for holding any special </w:t>
      </w:r>
      <w:proofErr w:type="gramStart"/>
      <w:r w:rsidRPr="00121E9F">
        <w:rPr>
          <w:sz w:val="24"/>
          <w:szCs w:val="24"/>
        </w:rPr>
        <w:t>meeting</w:t>
      </w:r>
      <w:proofErr w:type="gramEnd"/>
      <w:r w:rsidRPr="00121E9F">
        <w:rPr>
          <w:sz w:val="24"/>
          <w:szCs w:val="24"/>
        </w:rPr>
        <w:t xml:space="preserve"> of the </w:t>
      </w:r>
      <w:bookmarkStart w:id="365" w:name="_sbdt_e6d100fe28657c64_52"/>
      <w:r w:rsidRPr="00121E9F">
        <w:rPr>
          <w:sz w:val="24"/>
          <w:szCs w:val="24"/>
        </w:rPr>
        <w:t>Board of Directors</w:t>
      </w:r>
      <w:bookmarkEnd w:id="365"/>
      <w:r w:rsidRPr="00121E9F">
        <w:rPr>
          <w:sz w:val="24"/>
          <w:szCs w:val="24"/>
        </w:rPr>
        <w:t xml:space="preserve"> called by them.</w:t>
      </w:r>
    </w:p>
    <w:p w14:paraId="29D27ACC" w14:textId="77777777" w:rsidR="00493CD5" w:rsidRPr="00121E9F" w:rsidRDefault="00493CD5">
      <w:pPr>
        <w:jc w:val="both"/>
        <w:rPr>
          <w:sz w:val="24"/>
          <w:szCs w:val="24"/>
        </w:rPr>
      </w:pPr>
    </w:p>
    <w:p w14:paraId="29D27ACD" w14:textId="77777777" w:rsidR="00493CD5" w:rsidRPr="00121E9F" w:rsidRDefault="00520C42">
      <w:pPr>
        <w:jc w:val="both"/>
        <w:rPr>
          <w:b/>
          <w:sz w:val="24"/>
          <w:szCs w:val="24"/>
        </w:rPr>
      </w:pPr>
      <w:r w:rsidRPr="00121E9F">
        <w:rPr>
          <w:b/>
          <w:sz w:val="24"/>
          <w:szCs w:val="24"/>
        </w:rPr>
        <w:t>SECTION 5. Notice.</w:t>
      </w:r>
    </w:p>
    <w:p w14:paraId="29D27ACE" w14:textId="77777777" w:rsidR="00493CD5" w:rsidRPr="00121E9F" w:rsidRDefault="00493CD5">
      <w:pPr>
        <w:jc w:val="both"/>
        <w:rPr>
          <w:sz w:val="24"/>
          <w:szCs w:val="24"/>
        </w:rPr>
      </w:pPr>
    </w:p>
    <w:p w14:paraId="29D27AD1" w14:textId="2EBA596D" w:rsidR="00493CD5" w:rsidRPr="00121E9F" w:rsidRDefault="00520C42">
      <w:pPr>
        <w:jc w:val="both"/>
        <w:rPr>
          <w:sz w:val="24"/>
          <w:szCs w:val="24"/>
        </w:rPr>
      </w:pPr>
      <w:r w:rsidRPr="00121E9F">
        <w:rPr>
          <w:sz w:val="24"/>
          <w:szCs w:val="24"/>
        </w:rPr>
        <w:t>Notice of any special meeting shall be given at least one (1) day prior thereto by written notice delivered personally</w:t>
      </w:r>
      <w:r w:rsidR="00301F52" w:rsidRPr="00121E9F">
        <w:rPr>
          <w:sz w:val="24"/>
          <w:szCs w:val="24"/>
        </w:rPr>
        <w:t>, mailed</w:t>
      </w:r>
      <w:r w:rsidRPr="00121E9F">
        <w:rPr>
          <w:sz w:val="24"/>
          <w:szCs w:val="24"/>
        </w:rPr>
        <w:t xml:space="preserve"> to each director at their recorded address, or sent by email or other form of electronic transmission to each director. If mailed, such notice shall be deemed to be delivered when deposited in the mail in Canada so addressed, with postage prepaid.</w:t>
      </w:r>
    </w:p>
    <w:p w14:paraId="29D27AD2" w14:textId="77777777" w:rsidR="00493CD5" w:rsidRPr="00121E9F" w:rsidRDefault="00493CD5">
      <w:pPr>
        <w:jc w:val="both"/>
        <w:rPr>
          <w:sz w:val="24"/>
          <w:szCs w:val="24"/>
        </w:rPr>
      </w:pPr>
    </w:p>
    <w:p w14:paraId="29D27AD3" w14:textId="3E058197" w:rsidR="00493CD5" w:rsidRPr="00121E9F" w:rsidRDefault="00520C42">
      <w:pPr>
        <w:jc w:val="both"/>
        <w:rPr>
          <w:sz w:val="24"/>
          <w:szCs w:val="24"/>
        </w:rPr>
      </w:pPr>
      <w:r w:rsidRPr="00121E9F">
        <w:rPr>
          <w:sz w:val="24"/>
          <w:szCs w:val="24"/>
        </w:rPr>
        <w:t>Any director may waive notice of any meeting. The attendance of a director at a meeting shall constitute a waiver of notice of such meeting, except where a director attends a meeting for the express purpose of objecting to the transaction of any business because the meeting is not lawfully called or convened.</w:t>
      </w:r>
    </w:p>
    <w:p w14:paraId="29D27AD4" w14:textId="77777777" w:rsidR="00493CD5" w:rsidRPr="00121E9F" w:rsidRDefault="00493CD5">
      <w:pPr>
        <w:jc w:val="both"/>
        <w:rPr>
          <w:sz w:val="24"/>
          <w:szCs w:val="24"/>
        </w:rPr>
      </w:pPr>
    </w:p>
    <w:p w14:paraId="29D27AD5" w14:textId="77777777" w:rsidR="00493CD5" w:rsidRPr="00121E9F" w:rsidRDefault="00520C42">
      <w:pPr>
        <w:jc w:val="both"/>
        <w:rPr>
          <w:b/>
          <w:sz w:val="24"/>
          <w:szCs w:val="24"/>
        </w:rPr>
      </w:pPr>
      <w:r w:rsidRPr="00121E9F">
        <w:rPr>
          <w:b/>
          <w:sz w:val="24"/>
          <w:szCs w:val="24"/>
        </w:rPr>
        <w:t>SECTION 6. Quorum.</w:t>
      </w:r>
    </w:p>
    <w:p w14:paraId="29D27AD6" w14:textId="77777777" w:rsidR="00493CD5" w:rsidRPr="00121E9F" w:rsidRDefault="00493CD5">
      <w:pPr>
        <w:jc w:val="both"/>
        <w:rPr>
          <w:sz w:val="24"/>
          <w:szCs w:val="24"/>
        </w:rPr>
      </w:pPr>
    </w:p>
    <w:p w14:paraId="29D27AD7" w14:textId="77777777" w:rsidR="00493CD5" w:rsidRPr="00121E9F" w:rsidRDefault="00520C42">
      <w:pPr>
        <w:jc w:val="both"/>
        <w:rPr>
          <w:sz w:val="24"/>
          <w:szCs w:val="24"/>
        </w:rPr>
      </w:pPr>
      <w:proofErr w:type="gramStart"/>
      <w:r w:rsidRPr="00121E9F">
        <w:rPr>
          <w:sz w:val="24"/>
          <w:szCs w:val="24"/>
        </w:rPr>
        <w:t>A majority of</w:t>
      </w:r>
      <w:proofErr w:type="gramEnd"/>
      <w:r w:rsidRPr="00121E9F">
        <w:rPr>
          <w:sz w:val="24"/>
          <w:szCs w:val="24"/>
        </w:rPr>
        <w:t xml:space="preserve"> the number of directors fixed by Section 2 of this </w:t>
      </w:r>
      <w:bookmarkStart w:id="366" w:name="_sbdt_0b4fed4fd618b08e_1_319"/>
      <w:r w:rsidRPr="00121E9F">
        <w:rPr>
          <w:sz w:val="24"/>
          <w:szCs w:val="24"/>
        </w:rPr>
        <w:t>Article</w:t>
      </w:r>
      <w:bookmarkEnd w:id="366"/>
      <w:r w:rsidRPr="00121E9F">
        <w:rPr>
          <w:sz w:val="24"/>
          <w:szCs w:val="24"/>
        </w:rPr>
        <w:t xml:space="preserve"> III shall constitute a quorum for the transaction of business at any meeting of the </w:t>
      </w:r>
      <w:bookmarkStart w:id="367" w:name="_sbdt_e6d100fe28657c64_53"/>
      <w:r w:rsidRPr="00121E9F">
        <w:rPr>
          <w:sz w:val="24"/>
          <w:szCs w:val="24"/>
        </w:rPr>
        <w:t>Board of Directors</w:t>
      </w:r>
      <w:bookmarkEnd w:id="367"/>
      <w:r w:rsidRPr="00121E9F">
        <w:rPr>
          <w:sz w:val="24"/>
          <w:szCs w:val="24"/>
        </w:rPr>
        <w:t xml:space="preserve">, but if less than such majority is present at a meeting, </w:t>
      </w:r>
      <w:proofErr w:type="gramStart"/>
      <w:r w:rsidRPr="00121E9F">
        <w:rPr>
          <w:sz w:val="24"/>
          <w:szCs w:val="24"/>
        </w:rPr>
        <w:t>a majority of</w:t>
      </w:r>
      <w:proofErr w:type="gramEnd"/>
      <w:r w:rsidRPr="00121E9F">
        <w:rPr>
          <w:sz w:val="24"/>
          <w:szCs w:val="24"/>
        </w:rPr>
        <w:t xml:space="preserve"> the directors present may adjourn the meeting from time to time without further notice.</w:t>
      </w:r>
    </w:p>
    <w:p w14:paraId="29D27AD8" w14:textId="77777777" w:rsidR="00493CD5" w:rsidRPr="00121E9F" w:rsidRDefault="00493CD5">
      <w:pPr>
        <w:jc w:val="both"/>
        <w:rPr>
          <w:sz w:val="24"/>
          <w:szCs w:val="24"/>
        </w:rPr>
      </w:pPr>
    </w:p>
    <w:p w14:paraId="29D27AD9" w14:textId="77777777" w:rsidR="00493CD5" w:rsidRPr="00121E9F" w:rsidRDefault="00520C42">
      <w:pPr>
        <w:jc w:val="both"/>
        <w:rPr>
          <w:b/>
          <w:sz w:val="24"/>
          <w:szCs w:val="24"/>
        </w:rPr>
      </w:pPr>
      <w:r w:rsidRPr="00121E9F">
        <w:rPr>
          <w:b/>
          <w:sz w:val="24"/>
          <w:szCs w:val="24"/>
        </w:rPr>
        <w:t>SECTION 7. The manner of Acting.</w:t>
      </w:r>
    </w:p>
    <w:p w14:paraId="29D27ADA" w14:textId="77777777" w:rsidR="00493CD5" w:rsidRPr="00121E9F" w:rsidRDefault="00493CD5">
      <w:pPr>
        <w:jc w:val="both"/>
        <w:rPr>
          <w:sz w:val="24"/>
          <w:szCs w:val="24"/>
        </w:rPr>
      </w:pPr>
    </w:p>
    <w:p w14:paraId="29D27ADB" w14:textId="77777777" w:rsidR="00493CD5" w:rsidRPr="00121E9F" w:rsidRDefault="00520C42">
      <w:pPr>
        <w:jc w:val="both"/>
        <w:rPr>
          <w:sz w:val="24"/>
          <w:szCs w:val="24"/>
        </w:rPr>
      </w:pPr>
      <w:r w:rsidRPr="00121E9F">
        <w:rPr>
          <w:sz w:val="24"/>
          <w:szCs w:val="24"/>
        </w:rPr>
        <w:t xml:space="preserve">The act of </w:t>
      </w:r>
      <w:proofErr w:type="gramStart"/>
      <w:r w:rsidRPr="00121E9F">
        <w:rPr>
          <w:sz w:val="24"/>
          <w:szCs w:val="24"/>
        </w:rPr>
        <w:t>the majority of</w:t>
      </w:r>
      <w:proofErr w:type="gramEnd"/>
      <w:r w:rsidRPr="00121E9F">
        <w:rPr>
          <w:sz w:val="24"/>
          <w:szCs w:val="24"/>
        </w:rPr>
        <w:t xml:space="preserve"> the directors </w:t>
      </w:r>
      <w:proofErr w:type="gramStart"/>
      <w:r w:rsidRPr="00121E9F">
        <w:rPr>
          <w:sz w:val="24"/>
          <w:szCs w:val="24"/>
        </w:rPr>
        <w:t>present</w:t>
      </w:r>
      <w:proofErr w:type="gramEnd"/>
      <w:r w:rsidRPr="00121E9F">
        <w:rPr>
          <w:sz w:val="24"/>
          <w:szCs w:val="24"/>
        </w:rPr>
        <w:t xml:space="preserve"> at a meeting at which a quorum is present shall be the act of the </w:t>
      </w:r>
      <w:bookmarkStart w:id="368" w:name="_sbdt_e6d100fe28657c64_54"/>
      <w:r w:rsidRPr="00121E9F">
        <w:rPr>
          <w:sz w:val="24"/>
          <w:szCs w:val="24"/>
        </w:rPr>
        <w:t>Board of Directors</w:t>
      </w:r>
      <w:bookmarkEnd w:id="368"/>
      <w:r w:rsidRPr="00121E9F">
        <w:rPr>
          <w:sz w:val="24"/>
          <w:szCs w:val="24"/>
        </w:rPr>
        <w:t>.</w:t>
      </w:r>
    </w:p>
    <w:p w14:paraId="29D27ADC" w14:textId="77777777" w:rsidR="00493CD5" w:rsidRPr="00121E9F" w:rsidRDefault="00493CD5">
      <w:pPr>
        <w:jc w:val="both"/>
        <w:rPr>
          <w:sz w:val="24"/>
          <w:szCs w:val="24"/>
        </w:rPr>
      </w:pPr>
    </w:p>
    <w:p w14:paraId="29D27ADD" w14:textId="77777777" w:rsidR="00493CD5" w:rsidRPr="00121E9F" w:rsidRDefault="00520C42">
      <w:pPr>
        <w:jc w:val="both"/>
        <w:rPr>
          <w:b/>
          <w:sz w:val="24"/>
          <w:szCs w:val="24"/>
        </w:rPr>
      </w:pPr>
      <w:r w:rsidRPr="00121E9F">
        <w:rPr>
          <w:b/>
          <w:sz w:val="24"/>
          <w:szCs w:val="24"/>
        </w:rPr>
        <w:t>SECTION 8. Action Without a Meeting.</w:t>
      </w:r>
    </w:p>
    <w:p w14:paraId="29D27ADE" w14:textId="77777777" w:rsidR="00493CD5" w:rsidRPr="00121E9F" w:rsidRDefault="00493CD5">
      <w:pPr>
        <w:jc w:val="both"/>
        <w:rPr>
          <w:sz w:val="24"/>
          <w:szCs w:val="24"/>
        </w:rPr>
      </w:pPr>
    </w:p>
    <w:p w14:paraId="29D27ADF" w14:textId="46BC6A28" w:rsidR="00493CD5" w:rsidRPr="00121E9F" w:rsidRDefault="00520C42">
      <w:pPr>
        <w:jc w:val="both"/>
        <w:rPr>
          <w:sz w:val="24"/>
          <w:szCs w:val="24"/>
        </w:rPr>
      </w:pPr>
      <w:r w:rsidRPr="00121E9F">
        <w:rPr>
          <w:sz w:val="24"/>
          <w:szCs w:val="24"/>
        </w:rPr>
        <w:t xml:space="preserve">Any action that may be taken by the </w:t>
      </w:r>
      <w:bookmarkStart w:id="369" w:name="_sbdt_e6d100fe28657c64_55"/>
      <w:r w:rsidRPr="00121E9F">
        <w:rPr>
          <w:sz w:val="24"/>
          <w:szCs w:val="24"/>
        </w:rPr>
        <w:t>Board of Directors</w:t>
      </w:r>
      <w:bookmarkEnd w:id="369"/>
      <w:r w:rsidRPr="00121E9F">
        <w:rPr>
          <w:sz w:val="24"/>
          <w:szCs w:val="24"/>
        </w:rPr>
        <w:t xml:space="preserve"> at a meeting may be taken without a meeting if a resolution in writing, setting forth the action to be taken, is signed by all of the directors, and such resolution shall be as valid as if it had been passed at a meeting of the </w:t>
      </w:r>
      <w:bookmarkStart w:id="370" w:name="_sbdt_e6d100fe28657c64_56"/>
      <w:r w:rsidRPr="00121E9F">
        <w:rPr>
          <w:sz w:val="24"/>
          <w:szCs w:val="24"/>
        </w:rPr>
        <w:t>Board of Directors</w:t>
      </w:r>
      <w:bookmarkEnd w:id="370"/>
      <w:r w:rsidRPr="00121E9F">
        <w:rPr>
          <w:sz w:val="24"/>
          <w:szCs w:val="24"/>
        </w:rPr>
        <w:t>.</w:t>
      </w:r>
    </w:p>
    <w:p w14:paraId="29D27AE0" w14:textId="77777777" w:rsidR="00493CD5" w:rsidRPr="00121E9F" w:rsidRDefault="00493CD5">
      <w:pPr>
        <w:jc w:val="both"/>
        <w:rPr>
          <w:sz w:val="24"/>
          <w:szCs w:val="24"/>
        </w:rPr>
      </w:pPr>
    </w:p>
    <w:p w14:paraId="29D27AE1" w14:textId="77777777" w:rsidR="00493CD5" w:rsidRPr="00121E9F" w:rsidRDefault="00520C42">
      <w:pPr>
        <w:jc w:val="both"/>
        <w:rPr>
          <w:b/>
          <w:sz w:val="24"/>
          <w:szCs w:val="24"/>
        </w:rPr>
      </w:pPr>
      <w:r w:rsidRPr="00121E9F">
        <w:rPr>
          <w:b/>
          <w:sz w:val="24"/>
          <w:szCs w:val="24"/>
        </w:rPr>
        <w:t>SECTION 9. Vacancies.</w:t>
      </w:r>
    </w:p>
    <w:p w14:paraId="29D27AE2" w14:textId="77777777" w:rsidR="00493CD5" w:rsidRPr="00121E9F" w:rsidRDefault="00493CD5">
      <w:pPr>
        <w:jc w:val="both"/>
        <w:rPr>
          <w:sz w:val="24"/>
          <w:szCs w:val="24"/>
        </w:rPr>
      </w:pPr>
    </w:p>
    <w:p w14:paraId="44C1727D" w14:textId="77777777" w:rsidR="00154832" w:rsidRDefault="00520C42">
      <w:pPr>
        <w:jc w:val="both"/>
        <w:rPr>
          <w:ins w:id="371" w:author="Legal - Robert Onley" w:date="2025-09-06T07:24:00Z" w16du:dateUtc="2025-09-06T11:24:00Z"/>
          <w:sz w:val="24"/>
          <w:szCs w:val="24"/>
        </w:rPr>
      </w:pPr>
      <w:r w:rsidRPr="00121E9F">
        <w:rPr>
          <w:sz w:val="24"/>
          <w:szCs w:val="24"/>
        </w:rPr>
        <w:t xml:space="preserve">Any vacancy occurring in the </w:t>
      </w:r>
      <w:bookmarkStart w:id="372" w:name="_sbdt_e6d100fe28657c64_57"/>
      <w:r w:rsidRPr="00121E9F">
        <w:rPr>
          <w:sz w:val="24"/>
          <w:szCs w:val="24"/>
        </w:rPr>
        <w:t>Board of Directors</w:t>
      </w:r>
      <w:bookmarkEnd w:id="372"/>
      <w:r w:rsidRPr="00121E9F">
        <w:rPr>
          <w:sz w:val="24"/>
          <w:szCs w:val="24"/>
        </w:rPr>
        <w:t xml:space="preserve"> may be filled by the affirmative vote of </w:t>
      </w:r>
      <w:proofErr w:type="gramStart"/>
      <w:r w:rsidRPr="00121E9F">
        <w:rPr>
          <w:sz w:val="24"/>
          <w:szCs w:val="24"/>
        </w:rPr>
        <w:t>a majority of</w:t>
      </w:r>
      <w:proofErr w:type="gramEnd"/>
      <w:r w:rsidRPr="00121E9F">
        <w:rPr>
          <w:sz w:val="24"/>
          <w:szCs w:val="24"/>
        </w:rPr>
        <w:t xml:space="preserve"> the remaining directors though less than a quorum of the </w:t>
      </w:r>
      <w:bookmarkStart w:id="373" w:name="_sbdt_e6d100fe28657c64_58"/>
      <w:r w:rsidRPr="00121E9F">
        <w:rPr>
          <w:sz w:val="24"/>
          <w:szCs w:val="24"/>
        </w:rPr>
        <w:t>Board of Directors</w:t>
      </w:r>
      <w:bookmarkEnd w:id="373"/>
      <w:r w:rsidRPr="00121E9F">
        <w:rPr>
          <w:sz w:val="24"/>
          <w:szCs w:val="24"/>
        </w:rPr>
        <w:t xml:space="preserve"> unless otherwise provided by law. A director elected to fill a vacancy shall be elected for the unexpired term of their predecessor in office. Any directorship to be filled by reason of an increase in the number of directors may be filled by election by the </w:t>
      </w:r>
      <w:bookmarkStart w:id="374" w:name="_sbdt_e6d100fe28657c64_59"/>
      <w:r w:rsidRPr="00121E9F">
        <w:rPr>
          <w:sz w:val="24"/>
          <w:szCs w:val="24"/>
        </w:rPr>
        <w:t>Board of Directors</w:t>
      </w:r>
      <w:bookmarkEnd w:id="374"/>
      <w:r w:rsidRPr="00121E9F">
        <w:rPr>
          <w:sz w:val="24"/>
          <w:szCs w:val="24"/>
        </w:rPr>
        <w:t xml:space="preserve"> for a term of office continuing only until the next election of directors by the shareholders.</w:t>
      </w:r>
    </w:p>
    <w:p w14:paraId="29D27AE3" w14:textId="082BD61D" w:rsidR="00493CD5" w:rsidRPr="00121E9F" w:rsidDel="00154832" w:rsidRDefault="00493CD5">
      <w:pPr>
        <w:jc w:val="both"/>
        <w:rPr>
          <w:del w:id="375" w:author="Legal - Robert Onley" w:date="2025-09-06T07:24:00Z" w16du:dateUtc="2025-09-06T11:24:00Z"/>
          <w:sz w:val="24"/>
          <w:szCs w:val="24"/>
        </w:rPr>
      </w:pPr>
    </w:p>
    <w:p w14:paraId="29D27AE4" w14:textId="77777777" w:rsidR="00493CD5" w:rsidRPr="00121E9F" w:rsidRDefault="00493CD5">
      <w:pPr>
        <w:jc w:val="both"/>
        <w:rPr>
          <w:sz w:val="24"/>
          <w:szCs w:val="24"/>
        </w:rPr>
      </w:pPr>
    </w:p>
    <w:p w14:paraId="29D27AE5" w14:textId="77777777" w:rsidR="00493CD5" w:rsidRPr="00121E9F" w:rsidRDefault="00520C42">
      <w:pPr>
        <w:jc w:val="both"/>
        <w:rPr>
          <w:b/>
          <w:sz w:val="24"/>
          <w:szCs w:val="24"/>
        </w:rPr>
      </w:pPr>
      <w:r w:rsidRPr="00121E9F">
        <w:rPr>
          <w:b/>
          <w:sz w:val="24"/>
          <w:szCs w:val="24"/>
        </w:rPr>
        <w:t>SECTION 10. Compensation.</w:t>
      </w:r>
    </w:p>
    <w:p w14:paraId="29D27AE6" w14:textId="77777777" w:rsidR="00493CD5" w:rsidRPr="00292710" w:rsidRDefault="00493CD5">
      <w:pPr>
        <w:jc w:val="both"/>
        <w:rPr>
          <w:bCs/>
          <w:sz w:val="24"/>
          <w:szCs w:val="24"/>
        </w:rPr>
      </w:pPr>
      <w:r w:rsidRPr="00292710">
        <w:rPr>
          <w:bCs/>
          <w:sz w:val="24"/>
          <w:szCs w:val="24"/>
        </w:rPr>
        <w:t xml:space="preserve">Directors shall receive such fees and reimbursement of expenses for their services to the </w:t>
      </w:r>
      <w:bookmarkStart w:id="376" w:name="_sbdt_8ce69ae754505762_182"/>
      <w:r w:rsidRPr="00292710">
        <w:rPr>
          <w:bCs/>
          <w:sz w:val="24"/>
          <w:szCs w:val="24"/>
        </w:rPr>
        <w:t>Corporation</w:t>
      </w:r>
      <w:bookmarkEnd w:id="376"/>
      <w:r w:rsidRPr="00292710">
        <w:rPr>
          <w:bCs/>
          <w:sz w:val="24"/>
          <w:szCs w:val="24"/>
        </w:rPr>
        <w:t xml:space="preserve"> as may be determined from time to time by the </w:t>
      </w:r>
      <w:bookmarkStart w:id="377" w:name="_sbdt_e6d100fe28657c64_60"/>
      <w:r w:rsidRPr="00292710">
        <w:rPr>
          <w:bCs/>
          <w:sz w:val="24"/>
          <w:szCs w:val="24"/>
        </w:rPr>
        <w:t>Board of Directors</w:t>
      </w:r>
      <w:bookmarkEnd w:id="377"/>
      <w:r w:rsidRPr="00292710">
        <w:rPr>
          <w:bCs/>
          <w:sz w:val="24"/>
          <w:szCs w:val="24"/>
        </w:rPr>
        <w:t>.</w:t>
      </w:r>
    </w:p>
    <w:p w14:paraId="29D27AE7" w14:textId="78F24C23" w:rsidR="00493CD5" w:rsidRPr="00121E9F" w:rsidRDefault="00520C42">
      <w:pPr>
        <w:jc w:val="both"/>
        <w:rPr>
          <w:sz w:val="24"/>
          <w:szCs w:val="24"/>
        </w:rPr>
      </w:pPr>
      <w:r w:rsidRPr="00121E9F">
        <w:rPr>
          <w:sz w:val="24"/>
          <w:szCs w:val="24"/>
        </w:rPr>
        <w:t xml:space="preserve">By resolution of the </w:t>
      </w:r>
      <w:bookmarkStart w:id="378" w:name="_sbdt_e6d100fe28657c64_61"/>
      <w:r w:rsidRPr="00121E9F">
        <w:rPr>
          <w:sz w:val="24"/>
          <w:szCs w:val="24"/>
        </w:rPr>
        <w:t>Board of Directors</w:t>
      </w:r>
      <w:bookmarkEnd w:id="378"/>
      <w:r w:rsidRPr="00121E9F">
        <w:rPr>
          <w:sz w:val="24"/>
          <w:szCs w:val="24"/>
        </w:rPr>
        <w:t xml:space="preserve">, each director may be paid their expenses, if any, of attendance at each meeting of the </w:t>
      </w:r>
      <w:bookmarkStart w:id="379" w:name="_sbdt_e6d100fe28657c64_62"/>
      <w:r w:rsidRPr="00121E9F">
        <w:rPr>
          <w:sz w:val="24"/>
          <w:szCs w:val="24"/>
        </w:rPr>
        <w:t xml:space="preserve">Board of </w:t>
      </w:r>
      <w:proofErr w:type="gramStart"/>
      <w:r w:rsidRPr="00121E9F">
        <w:rPr>
          <w:sz w:val="24"/>
          <w:szCs w:val="24"/>
        </w:rPr>
        <w:t>Directors</w:t>
      </w:r>
      <w:bookmarkEnd w:id="379"/>
      <w:r w:rsidRPr="00121E9F">
        <w:rPr>
          <w:sz w:val="24"/>
          <w:szCs w:val="24"/>
        </w:rPr>
        <w:t>, and</w:t>
      </w:r>
      <w:proofErr w:type="gramEnd"/>
      <w:r w:rsidRPr="00121E9F">
        <w:rPr>
          <w:sz w:val="24"/>
          <w:szCs w:val="24"/>
        </w:rPr>
        <w:t xml:space="preserve"> may be paid a stated salary as a director or a fixed sum for attendance at each meeting of the </w:t>
      </w:r>
      <w:bookmarkStart w:id="380" w:name="_sbdt_e6d100fe28657c64_63"/>
      <w:r w:rsidRPr="00121E9F">
        <w:rPr>
          <w:sz w:val="24"/>
          <w:szCs w:val="24"/>
        </w:rPr>
        <w:t>Board of Directors</w:t>
      </w:r>
      <w:bookmarkEnd w:id="380"/>
      <w:r w:rsidRPr="00121E9F">
        <w:rPr>
          <w:sz w:val="24"/>
          <w:szCs w:val="24"/>
        </w:rPr>
        <w:t xml:space="preserve"> or both. No such payment shall preclude any director from serving the </w:t>
      </w:r>
      <w:bookmarkStart w:id="381" w:name="_sbdt_8ce69ae754505762_183"/>
      <w:r w:rsidRPr="00121E9F">
        <w:rPr>
          <w:sz w:val="24"/>
          <w:szCs w:val="24"/>
        </w:rPr>
        <w:t>Corporation</w:t>
      </w:r>
      <w:bookmarkEnd w:id="381"/>
      <w:r w:rsidRPr="00121E9F">
        <w:rPr>
          <w:sz w:val="24"/>
          <w:szCs w:val="24"/>
        </w:rPr>
        <w:t xml:space="preserve"> in any other capacity and receiving compensation therefor.</w:t>
      </w:r>
    </w:p>
    <w:p w14:paraId="29D27AE8" w14:textId="77777777" w:rsidR="00493CD5" w:rsidRPr="00121E9F" w:rsidRDefault="00493CD5">
      <w:pPr>
        <w:jc w:val="both"/>
        <w:rPr>
          <w:sz w:val="24"/>
          <w:szCs w:val="24"/>
        </w:rPr>
      </w:pPr>
    </w:p>
    <w:p w14:paraId="29D27AE9" w14:textId="77777777" w:rsidR="00493CD5" w:rsidRPr="00121E9F" w:rsidRDefault="00520C42">
      <w:pPr>
        <w:jc w:val="both"/>
        <w:rPr>
          <w:b/>
          <w:sz w:val="24"/>
          <w:szCs w:val="24"/>
        </w:rPr>
      </w:pPr>
      <w:r w:rsidRPr="00121E9F">
        <w:rPr>
          <w:b/>
          <w:sz w:val="24"/>
          <w:szCs w:val="24"/>
        </w:rPr>
        <w:t>SECTION 11. Presumption of Assent.</w:t>
      </w:r>
    </w:p>
    <w:p w14:paraId="29D27AEA" w14:textId="77777777" w:rsidR="00493CD5" w:rsidRPr="00121E9F" w:rsidRDefault="00493CD5">
      <w:pPr>
        <w:jc w:val="both"/>
        <w:rPr>
          <w:sz w:val="24"/>
          <w:szCs w:val="24"/>
        </w:rPr>
      </w:pPr>
    </w:p>
    <w:p w14:paraId="29D27AEB" w14:textId="2E8FC6E3" w:rsidR="00493CD5" w:rsidRPr="00121E9F" w:rsidRDefault="00520C42">
      <w:pPr>
        <w:jc w:val="both"/>
        <w:rPr>
          <w:sz w:val="24"/>
          <w:szCs w:val="24"/>
        </w:rPr>
      </w:pPr>
      <w:r w:rsidRPr="00121E9F">
        <w:rPr>
          <w:sz w:val="24"/>
          <w:szCs w:val="24"/>
        </w:rPr>
        <w:t xml:space="preserve">A director of the </w:t>
      </w:r>
      <w:bookmarkStart w:id="382" w:name="_sbdt_8ce69ae754505762_184"/>
      <w:r w:rsidRPr="00121E9F">
        <w:rPr>
          <w:sz w:val="24"/>
          <w:szCs w:val="24"/>
        </w:rPr>
        <w:t>Corporation</w:t>
      </w:r>
      <w:bookmarkEnd w:id="382"/>
      <w:r w:rsidRPr="00121E9F">
        <w:rPr>
          <w:sz w:val="24"/>
          <w:szCs w:val="24"/>
        </w:rPr>
        <w:t xml:space="preserve"> who is present at a meeting of the </w:t>
      </w:r>
      <w:bookmarkStart w:id="383" w:name="_sbdt_e6d100fe28657c64_64"/>
      <w:r w:rsidRPr="00121E9F">
        <w:rPr>
          <w:sz w:val="24"/>
          <w:szCs w:val="24"/>
        </w:rPr>
        <w:t>Board of Directors</w:t>
      </w:r>
      <w:bookmarkEnd w:id="383"/>
      <w:r w:rsidRPr="00121E9F">
        <w:rPr>
          <w:sz w:val="24"/>
          <w:szCs w:val="24"/>
        </w:rPr>
        <w:t xml:space="preserve"> at which action on any corporate matter is taken shall be presumed to have assented to the action taken unless their dissent shall be entered in the minutes of the meeting or unless they shall file their written dissent to such action with the person acting as the </w:t>
      </w:r>
      <w:bookmarkStart w:id="384" w:name="_sbdt_81cd7762d16e6af7_285"/>
      <w:r w:rsidRPr="00121E9F">
        <w:rPr>
          <w:sz w:val="24"/>
          <w:szCs w:val="24"/>
        </w:rPr>
        <w:t>Secretary</w:t>
      </w:r>
      <w:bookmarkEnd w:id="384"/>
      <w:r w:rsidRPr="00121E9F">
        <w:rPr>
          <w:sz w:val="24"/>
          <w:szCs w:val="24"/>
        </w:rPr>
        <w:t xml:space="preserve"> of the meeting before the adjournment thereof, or shall forward such dissent by registered mail to the </w:t>
      </w:r>
      <w:bookmarkStart w:id="385" w:name="_sbdt_81cd7762d16e6af7_286"/>
      <w:r w:rsidRPr="00121E9F">
        <w:rPr>
          <w:sz w:val="24"/>
          <w:szCs w:val="24"/>
        </w:rPr>
        <w:t>Secretary</w:t>
      </w:r>
      <w:bookmarkEnd w:id="385"/>
      <w:r w:rsidRPr="00121E9F">
        <w:rPr>
          <w:sz w:val="24"/>
          <w:szCs w:val="24"/>
        </w:rPr>
        <w:t xml:space="preserve"> of the </w:t>
      </w:r>
      <w:bookmarkStart w:id="386" w:name="_sbdt_8ce69ae754505762_185"/>
      <w:r w:rsidRPr="00121E9F">
        <w:rPr>
          <w:sz w:val="24"/>
          <w:szCs w:val="24"/>
        </w:rPr>
        <w:t>Corporation</w:t>
      </w:r>
      <w:bookmarkEnd w:id="386"/>
      <w:r w:rsidRPr="00121E9F">
        <w:rPr>
          <w:sz w:val="24"/>
          <w:szCs w:val="24"/>
        </w:rPr>
        <w:t xml:space="preserve"> immediately after the adjournment of the meeting. Such right to dissent shall not apply to a director who voted in </w:t>
      </w:r>
      <w:proofErr w:type="spellStart"/>
      <w:r w:rsidRPr="00121E9F">
        <w:rPr>
          <w:sz w:val="24"/>
          <w:szCs w:val="24"/>
        </w:rPr>
        <w:t>favour</w:t>
      </w:r>
      <w:proofErr w:type="spellEnd"/>
      <w:r w:rsidRPr="00121E9F">
        <w:rPr>
          <w:sz w:val="24"/>
          <w:szCs w:val="24"/>
        </w:rPr>
        <w:t xml:space="preserve"> of such action.</w:t>
      </w:r>
    </w:p>
    <w:p w14:paraId="29D27AEC" w14:textId="77777777" w:rsidR="00493CD5" w:rsidRPr="00121E9F" w:rsidRDefault="00493CD5">
      <w:pPr>
        <w:jc w:val="both"/>
        <w:rPr>
          <w:sz w:val="24"/>
          <w:szCs w:val="24"/>
        </w:rPr>
      </w:pPr>
    </w:p>
    <w:p w14:paraId="2051B258" w14:textId="203DAD2C" w:rsidR="00154832" w:rsidRPr="00121E9F" w:rsidRDefault="00154832" w:rsidP="00154832">
      <w:pPr>
        <w:jc w:val="both"/>
        <w:rPr>
          <w:ins w:id="387" w:author="Legal - Robert Onley" w:date="2025-09-06T07:24:00Z" w16du:dateUtc="2025-09-06T11:24:00Z"/>
          <w:sz w:val="24"/>
          <w:szCs w:val="24"/>
        </w:rPr>
      </w:pPr>
      <w:ins w:id="388" w:author="Legal - Robert Onley" w:date="2025-09-06T07:24:00Z" w16du:dateUtc="2025-09-06T11:24:00Z">
        <w:r w:rsidRPr="00154832">
          <w:rPr>
            <w:b/>
            <w:bCs/>
            <w:sz w:val="24"/>
            <w:szCs w:val="24"/>
            <w:rPrChange w:id="389" w:author="Legal - Robert Onley" w:date="2025-09-06T07:24:00Z" w16du:dateUtc="2025-09-06T11:24:00Z">
              <w:rPr>
                <w:sz w:val="24"/>
                <w:szCs w:val="24"/>
              </w:rPr>
            </w:rPrChange>
          </w:rPr>
          <w:t>SECTION 12</w:t>
        </w:r>
        <w:r>
          <w:rPr>
            <w:sz w:val="24"/>
            <w:szCs w:val="24"/>
          </w:rPr>
          <w:t>. Conflicts of Interest and Recusal Procedure.</w:t>
        </w:r>
        <w:r w:rsidR="009B09F8">
          <w:rPr>
            <w:sz w:val="24"/>
            <w:szCs w:val="24"/>
          </w:rPr>
          <w:t xml:space="preserve"> </w:t>
        </w:r>
        <w:r>
          <w:rPr>
            <w:sz w:val="24"/>
            <w:szCs w:val="24"/>
          </w:rPr>
          <w:t>Any director or shareholder with a personal interest in a matter being considered by the Board or at a shareholder meeting must disclose such interest. The conflicted individual shall recuse themselves from voting on the matter and may be asked to leave the meeting during discussion and voting, at the discretion of the remaining Board members or shareholders. The recusal and reason shall be recorded in the meeting minutes.</w:t>
        </w:r>
      </w:ins>
    </w:p>
    <w:p w14:paraId="29D27AED" w14:textId="0136DEC3" w:rsidR="00493CD5" w:rsidRPr="00121E9F" w:rsidRDefault="00493CD5">
      <w:pPr>
        <w:jc w:val="both"/>
        <w:rPr>
          <w:b/>
          <w:sz w:val="24"/>
          <w:szCs w:val="24"/>
        </w:rPr>
      </w:pPr>
    </w:p>
    <w:p w14:paraId="310C9F0E" w14:textId="77777777" w:rsidR="008233DD" w:rsidRPr="00121E9F" w:rsidRDefault="008233DD">
      <w:pPr>
        <w:jc w:val="both"/>
        <w:rPr>
          <w:b/>
          <w:sz w:val="24"/>
          <w:szCs w:val="24"/>
        </w:rPr>
      </w:pPr>
    </w:p>
    <w:p w14:paraId="29D27AEE" w14:textId="77777777" w:rsidR="00493CD5" w:rsidRPr="00121E9F" w:rsidRDefault="00520C42">
      <w:pPr>
        <w:jc w:val="center"/>
        <w:rPr>
          <w:b/>
          <w:sz w:val="24"/>
          <w:szCs w:val="24"/>
        </w:rPr>
      </w:pPr>
      <w:r w:rsidRPr="00121E9F">
        <w:rPr>
          <w:b/>
          <w:sz w:val="24"/>
          <w:szCs w:val="24"/>
        </w:rPr>
        <w:t>ARTICLE IV</w:t>
      </w:r>
    </w:p>
    <w:p w14:paraId="29D27AEF" w14:textId="77777777" w:rsidR="00493CD5" w:rsidRPr="00121E9F" w:rsidRDefault="00520C42">
      <w:pPr>
        <w:jc w:val="center"/>
        <w:rPr>
          <w:sz w:val="24"/>
          <w:szCs w:val="24"/>
        </w:rPr>
      </w:pPr>
      <w:r w:rsidRPr="00121E9F">
        <w:rPr>
          <w:sz w:val="24"/>
          <w:szCs w:val="24"/>
        </w:rPr>
        <w:t>OFFICERS</w:t>
      </w:r>
    </w:p>
    <w:p w14:paraId="29D27AF0" w14:textId="77777777" w:rsidR="00493CD5" w:rsidRPr="00121E9F" w:rsidRDefault="00493CD5">
      <w:pPr>
        <w:jc w:val="both"/>
        <w:rPr>
          <w:sz w:val="24"/>
          <w:szCs w:val="24"/>
        </w:rPr>
      </w:pPr>
    </w:p>
    <w:p w14:paraId="29D27AF1" w14:textId="77777777" w:rsidR="00493CD5" w:rsidRPr="00121E9F" w:rsidRDefault="00493CD5">
      <w:pPr>
        <w:jc w:val="both"/>
        <w:rPr>
          <w:b/>
          <w:sz w:val="24"/>
          <w:szCs w:val="24"/>
        </w:rPr>
      </w:pPr>
    </w:p>
    <w:p w14:paraId="29D27AF2" w14:textId="77777777" w:rsidR="00493CD5" w:rsidRPr="00121E9F" w:rsidRDefault="00520C42">
      <w:pPr>
        <w:jc w:val="both"/>
        <w:rPr>
          <w:b/>
          <w:sz w:val="24"/>
          <w:szCs w:val="24"/>
        </w:rPr>
      </w:pPr>
      <w:r w:rsidRPr="00121E9F">
        <w:rPr>
          <w:b/>
          <w:sz w:val="24"/>
          <w:szCs w:val="24"/>
        </w:rPr>
        <w:t>SECTION 1. Number.</w:t>
      </w:r>
    </w:p>
    <w:p w14:paraId="29D27AF3" w14:textId="77777777" w:rsidR="00493CD5" w:rsidRPr="00121E9F" w:rsidRDefault="00493CD5">
      <w:pPr>
        <w:jc w:val="both"/>
        <w:rPr>
          <w:sz w:val="24"/>
          <w:szCs w:val="24"/>
        </w:rPr>
      </w:pPr>
    </w:p>
    <w:p w14:paraId="29D27AF4" w14:textId="77777777" w:rsidR="00493CD5" w:rsidRPr="00121E9F" w:rsidRDefault="00520C42">
      <w:pPr>
        <w:jc w:val="both"/>
        <w:rPr>
          <w:sz w:val="24"/>
          <w:szCs w:val="24"/>
        </w:rPr>
      </w:pPr>
      <w:r w:rsidRPr="00121E9F">
        <w:rPr>
          <w:sz w:val="24"/>
          <w:szCs w:val="24"/>
        </w:rPr>
        <w:t xml:space="preserve">The officers of the </w:t>
      </w:r>
      <w:bookmarkStart w:id="390" w:name="_sbdt_8ce69ae754505762_186"/>
      <w:r w:rsidRPr="00121E9F">
        <w:rPr>
          <w:sz w:val="24"/>
          <w:szCs w:val="24"/>
        </w:rPr>
        <w:t>Corporation</w:t>
      </w:r>
      <w:bookmarkEnd w:id="390"/>
      <w:r w:rsidRPr="00121E9F">
        <w:rPr>
          <w:sz w:val="24"/>
          <w:szCs w:val="24"/>
        </w:rPr>
        <w:t xml:space="preserve"> shall be a </w:t>
      </w:r>
      <w:bookmarkStart w:id="391" w:name="_sbdt_be72d1639eab328b_263"/>
      <w:r w:rsidRPr="00121E9F">
        <w:rPr>
          <w:sz w:val="24"/>
          <w:szCs w:val="24"/>
        </w:rPr>
        <w:t>President</w:t>
      </w:r>
      <w:bookmarkEnd w:id="391"/>
      <w:r w:rsidRPr="00121E9F">
        <w:rPr>
          <w:sz w:val="24"/>
          <w:szCs w:val="24"/>
        </w:rPr>
        <w:t xml:space="preserve">, one or more </w:t>
      </w:r>
      <w:bookmarkStart w:id="392" w:name="_sbdt_80d6cb5693ed438d_1_113"/>
      <w:r w:rsidRPr="00121E9F">
        <w:rPr>
          <w:sz w:val="24"/>
          <w:szCs w:val="24"/>
        </w:rPr>
        <w:t>Vice Presidents</w:t>
      </w:r>
      <w:bookmarkEnd w:id="392"/>
      <w:r w:rsidRPr="00121E9F">
        <w:rPr>
          <w:sz w:val="24"/>
          <w:szCs w:val="24"/>
        </w:rPr>
        <w:t xml:space="preserve">, a </w:t>
      </w:r>
      <w:bookmarkStart w:id="393" w:name="_sbdt_81cd7762d16e6af7_287"/>
      <w:r w:rsidRPr="00121E9F">
        <w:rPr>
          <w:sz w:val="24"/>
          <w:szCs w:val="24"/>
        </w:rPr>
        <w:t>Secretary</w:t>
      </w:r>
      <w:bookmarkEnd w:id="393"/>
      <w:r w:rsidRPr="00121E9F">
        <w:rPr>
          <w:sz w:val="24"/>
          <w:szCs w:val="24"/>
        </w:rPr>
        <w:t xml:space="preserve"> and a </w:t>
      </w:r>
      <w:bookmarkStart w:id="394" w:name="_sbdt_8769d3b33bc4abea_299"/>
      <w:r w:rsidRPr="00121E9F">
        <w:rPr>
          <w:sz w:val="24"/>
          <w:szCs w:val="24"/>
        </w:rPr>
        <w:t>Treasurer</w:t>
      </w:r>
      <w:bookmarkEnd w:id="394"/>
      <w:r w:rsidRPr="00121E9F">
        <w:rPr>
          <w:sz w:val="24"/>
          <w:szCs w:val="24"/>
        </w:rPr>
        <w:t xml:space="preserve">, each of whom shall be elected by the </w:t>
      </w:r>
      <w:bookmarkStart w:id="395" w:name="_sbdt_e6d100fe28657c64_65"/>
      <w:r w:rsidRPr="00121E9F">
        <w:rPr>
          <w:sz w:val="24"/>
          <w:szCs w:val="24"/>
        </w:rPr>
        <w:t>Board of Directors</w:t>
      </w:r>
      <w:bookmarkEnd w:id="395"/>
      <w:r w:rsidRPr="00121E9F">
        <w:rPr>
          <w:sz w:val="24"/>
          <w:szCs w:val="24"/>
        </w:rPr>
        <w:t>.</w:t>
      </w:r>
    </w:p>
    <w:p w14:paraId="29D27AF5" w14:textId="4A9E97B7" w:rsidR="00493CD5" w:rsidRPr="00121E9F" w:rsidRDefault="00520C42">
      <w:pPr>
        <w:jc w:val="both"/>
        <w:rPr>
          <w:sz w:val="24"/>
          <w:szCs w:val="24"/>
        </w:rPr>
      </w:pPr>
      <w:r w:rsidRPr="00121E9F">
        <w:rPr>
          <w:sz w:val="24"/>
          <w:szCs w:val="24"/>
        </w:rPr>
        <w:t xml:space="preserve">Such other officers and assistant officers as may be deemed necessary may be elected or appointed by the </w:t>
      </w:r>
      <w:bookmarkStart w:id="396" w:name="_sbdt_e6d100fe28657c64_66"/>
      <w:r w:rsidRPr="00121E9F">
        <w:rPr>
          <w:sz w:val="24"/>
          <w:szCs w:val="24"/>
        </w:rPr>
        <w:t>Board of Directors</w:t>
      </w:r>
      <w:bookmarkEnd w:id="396"/>
      <w:r w:rsidRPr="00121E9F">
        <w:rPr>
          <w:sz w:val="24"/>
          <w:szCs w:val="24"/>
        </w:rPr>
        <w:t xml:space="preserve">, including a chair of the Board. In its discretion, the </w:t>
      </w:r>
      <w:bookmarkStart w:id="397" w:name="_sbdt_e6d100fe28657c64_67"/>
      <w:r w:rsidRPr="00121E9F">
        <w:rPr>
          <w:sz w:val="24"/>
          <w:szCs w:val="24"/>
        </w:rPr>
        <w:t>Board of Directors</w:t>
      </w:r>
      <w:bookmarkEnd w:id="397"/>
      <w:r w:rsidRPr="00121E9F">
        <w:rPr>
          <w:sz w:val="24"/>
          <w:szCs w:val="24"/>
        </w:rPr>
        <w:t xml:space="preserve"> may leave unfilled for any such period as it may determine any office except those of </w:t>
      </w:r>
      <w:bookmarkStart w:id="398" w:name="_sbdt_be72d1639eab328b_264"/>
      <w:r w:rsidRPr="00121E9F">
        <w:rPr>
          <w:sz w:val="24"/>
          <w:szCs w:val="24"/>
        </w:rPr>
        <w:t>President</w:t>
      </w:r>
      <w:bookmarkEnd w:id="398"/>
      <w:r w:rsidRPr="00121E9F">
        <w:rPr>
          <w:sz w:val="24"/>
          <w:szCs w:val="24"/>
        </w:rPr>
        <w:t xml:space="preserve"> and </w:t>
      </w:r>
      <w:bookmarkStart w:id="399" w:name="_sbdt_81cd7762d16e6af7_288"/>
      <w:r w:rsidRPr="00121E9F">
        <w:rPr>
          <w:sz w:val="24"/>
          <w:szCs w:val="24"/>
        </w:rPr>
        <w:t>Secretary</w:t>
      </w:r>
      <w:bookmarkEnd w:id="399"/>
      <w:r w:rsidRPr="00121E9F">
        <w:rPr>
          <w:sz w:val="24"/>
          <w:szCs w:val="24"/>
        </w:rPr>
        <w:t>. Any two or more offices may be held by the same person. O</w:t>
      </w:r>
      <w:r w:rsidR="005E0466" w:rsidRPr="00121E9F">
        <w:rPr>
          <w:sz w:val="24"/>
          <w:szCs w:val="24"/>
        </w:rPr>
        <w:t>f</w:t>
      </w:r>
      <w:r w:rsidRPr="00121E9F">
        <w:rPr>
          <w:sz w:val="24"/>
          <w:szCs w:val="24"/>
        </w:rPr>
        <w:t xml:space="preserve">ficers may be directors or shareholders of the </w:t>
      </w:r>
      <w:bookmarkStart w:id="400" w:name="_sbdt_8ce69ae754505762_187"/>
      <w:r w:rsidRPr="00121E9F">
        <w:rPr>
          <w:sz w:val="24"/>
          <w:szCs w:val="24"/>
        </w:rPr>
        <w:t>Corporation</w:t>
      </w:r>
      <w:bookmarkEnd w:id="400"/>
      <w:r w:rsidRPr="00121E9F">
        <w:rPr>
          <w:sz w:val="24"/>
          <w:szCs w:val="24"/>
        </w:rPr>
        <w:t>.</w:t>
      </w:r>
    </w:p>
    <w:p w14:paraId="29D27AF6" w14:textId="77777777" w:rsidR="00493CD5" w:rsidRPr="00121E9F" w:rsidRDefault="00493CD5">
      <w:pPr>
        <w:jc w:val="both"/>
        <w:rPr>
          <w:sz w:val="24"/>
          <w:szCs w:val="24"/>
        </w:rPr>
      </w:pPr>
    </w:p>
    <w:p w14:paraId="29D27AF7" w14:textId="412F1315" w:rsidR="00493CD5" w:rsidRPr="00121E9F" w:rsidRDefault="00520C42">
      <w:pPr>
        <w:jc w:val="both"/>
        <w:rPr>
          <w:b/>
          <w:sz w:val="24"/>
          <w:szCs w:val="24"/>
        </w:rPr>
      </w:pPr>
      <w:r w:rsidRPr="00121E9F">
        <w:rPr>
          <w:b/>
          <w:sz w:val="24"/>
          <w:szCs w:val="24"/>
        </w:rPr>
        <w:t>SECTION 2. Election and Term of O</w:t>
      </w:r>
      <w:r w:rsidR="005E0466" w:rsidRPr="00121E9F">
        <w:rPr>
          <w:b/>
          <w:sz w:val="24"/>
          <w:szCs w:val="24"/>
        </w:rPr>
        <w:t>f</w:t>
      </w:r>
      <w:r w:rsidRPr="00121E9F">
        <w:rPr>
          <w:b/>
          <w:sz w:val="24"/>
          <w:szCs w:val="24"/>
        </w:rPr>
        <w:t>fice.</w:t>
      </w:r>
    </w:p>
    <w:p w14:paraId="29D27AF8" w14:textId="77777777" w:rsidR="00493CD5" w:rsidRPr="00121E9F" w:rsidRDefault="00493CD5">
      <w:pPr>
        <w:jc w:val="both"/>
        <w:rPr>
          <w:sz w:val="24"/>
          <w:szCs w:val="24"/>
        </w:rPr>
      </w:pPr>
    </w:p>
    <w:p w14:paraId="29D27AF9" w14:textId="6D5AA907" w:rsidR="00493CD5" w:rsidRPr="00121E9F" w:rsidRDefault="00520C42">
      <w:pPr>
        <w:jc w:val="both"/>
        <w:rPr>
          <w:sz w:val="24"/>
          <w:szCs w:val="24"/>
        </w:rPr>
      </w:pPr>
      <w:r w:rsidRPr="00121E9F">
        <w:rPr>
          <w:sz w:val="24"/>
          <w:szCs w:val="24"/>
        </w:rPr>
        <w:t xml:space="preserve">The officers of the </w:t>
      </w:r>
      <w:bookmarkStart w:id="401" w:name="_sbdt_8ce69ae754505762_188"/>
      <w:r w:rsidRPr="00121E9F">
        <w:rPr>
          <w:sz w:val="24"/>
          <w:szCs w:val="24"/>
        </w:rPr>
        <w:t>Corporation</w:t>
      </w:r>
      <w:bookmarkEnd w:id="401"/>
      <w:r w:rsidRPr="00121E9F">
        <w:rPr>
          <w:sz w:val="24"/>
          <w:szCs w:val="24"/>
        </w:rPr>
        <w:t xml:space="preserve"> to be elected by the </w:t>
      </w:r>
      <w:bookmarkStart w:id="402" w:name="_sbdt_e6d100fe28657c64_68"/>
      <w:r w:rsidRPr="00121E9F">
        <w:rPr>
          <w:sz w:val="24"/>
          <w:szCs w:val="24"/>
        </w:rPr>
        <w:t>Board of Directors</w:t>
      </w:r>
      <w:bookmarkEnd w:id="402"/>
      <w:r w:rsidRPr="00121E9F">
        <w:rPr>
          <w:sz w:val="24"/>
          <w:szCs w:val="24"/>
        </w:rPr>
        <w:t xml:space="preserve"> shall be elected annually by the </w:t>
      </w:r>
      <w:bookmarkStart w:id="403" w:name="_sbdt_e6d100fe28657c64_69"/>
      <w:r w:rsidRPr="00121E9F">
        <w:rPr>
          <w:sz w:val="24"/>
          <w:szCs w:val="24"/>
        </w:rPr>
        <w:t>Board of Directors</w:t>
      </w:r>
      <w:bookmarkEnd w:id="403"/>
      <w:r w:rsidRPr="00121E9F">
        <w:rPr>
          <w:sz w:val="24"/>
          <w:szCs w:val="24"/>
        </w:rPr>
        <w:t xml:space="preserve"> at the first meeting of the </w:t>
      </w:r>
      <w:bookmarkStart w:id="404" w:name="_sbdt_e6d100fe28657c64_70"/>
      <w:r w:rsidRPr="00121E9F">
        <w:rPr>
          <w:sz w:val="24"/>
          <w:szCs w:val="24"/>
        </w:rPr>
        <w:t>Board of Directors</w:t>
      </w:r>
      <w:bookmarkEnd w:id="404"/>
      <w:r w:rsidRPr="00121E9F">
        <w:rPr>
          <w:sz w:val="24"/>
          <w:szCs w:val="24"/>
        </w:rPr>
        <w:t xml:space="preserve"> held after each annual meeting of the shareholders. If the election of officers shall not be held at such meeting, such election shall be held as soon thereafter as conveniently may be. Each officer shall hold office until their successor shall have been duly elected and shall have qualified, or until their death, or until they shall resign or shall have been removed in the manner hereinafter provided.</w:t>
      </w:r>
    </w:p>
    <w:p w14:paraId="29D27AFA" w14:textId="77777777" w:rsidR="00493CD5" w:rsidRPr="00121E9F" w:rsidRDefault="00493CD5">
      <w:pPr>
        <w:jc w:val="both"/>
        <w:rPr>
          <w:b/>
          <w:sz w:val="24"/>
          <w:szCs w:val="24"/>
        </w:rPr>
      </w:pPr>
    </w:p>
    <w:p w14:paraId="29D27AFC" w14:textId="77777777" w:rsidR="00493CD5" w:rsidRPr="00121E9F" w:rsidRDefault="00520C42">
      <w:pPr>
        <w:jc w:val="both"/>
        <w:rPr>
          <w:b/>
          <w:sz w:val="24"/>
          <w:szCs w:val="24"/>
        </w:rPr>
      </w:pPr>
      <w:r w:rsidRPr="00121E9F">
        <w:rPr>
          <w:b/>
          <w:sz w:val="24"/>
          <w:szCs w:val="24"/>
        </w:rPr>
        <w:t>SECTION 3. Removal.</w:t>
      </w:r>
    </w:p>
    <w:p w14:paraId="29D27AFD" w14:textId="77777777" w:rsidR="00493CD5" w:rsidRPr="00121E9F" w:rsidRDefault="00493CD5">
      <w:pPr>
        <w:jc w:val="both"/>
        <w:rPr>
          <w:sz w:val="24"/>
          <w:szCs w:val="24"/>
        </w:rPr>
      </w:pPr>
    </w:p>
    <w:p w14:paraId="29D27AFE" w14:textId="0E4C5DB3" w:rsidR="00493CD5" w:rsidRPr="00121E9F" w:rsidRDefault="00520C42">
      <w:pPr>
        <w:jc w:val="both"/>
        <w:rPr>
          <w:sz w:val="24"/>
          <w:szCs w:val="24"/>
        </w:rPr>
      </w:pPr>
      <w:r w:rsidRPr="00121E9F">
        <w:rPr>
          <w:sz w:val="24"/>
          <w:szCs w:val="24"/>
        </w:rPr>
        <w:t xml:space="preserve">Any officer or agent may be removed by the </w:t>
      </w:r>
      <w:bookmarkStart w:id="405" w:name="_sbdt_e6d100fe28657c64_71"/>
      <w:r w:rsidRPr="00121E9F">
        <w:rPr>
          <w:sz w:val="24"/>
          <w:szCs w:val="24"/>
        </w:rPr>
        <w:t>Board of Directors</w:t>
      </w:r>
      <w:bookmarkEnd w:id="405"/>
      <w:r w:rsidRPr="00121E9F">
        <w:rPr>
          <w:sz w:val="24"/>
          <w:szCs w:val="24"/>
        </w:rPr>
        <w:t xml:space="preserve"> whenever, in its judgment, the best interests of the </w:t>
      </w:r>
      <w:bookmarkStart w:id="406" w:name="_sbdt_8ce69ae754505762_189"/>
      <w:r w:rsidRPr="00121E9F">
        <w:rPr>
          <w:sz w:val="24"/>
          <w:szCs w:val="24"/>
        </w:rPr>
        <w:t>Corporation</w:t>
      </w:r>
      <w:bookmarkEnd w:id="406"/>
      <w:r w:rsidRPr="00121E9F">
        <w:rPr>
          <w:sz w:val="24"/>
          <w:szCs w:val="24"/>
        </w:rPr>
        <w:t xml:space="preserve"> will be served thereby, but such removal shall be without prejudice to the contract rights, if any, of the person so removed. The election or appointment of an officer or agent shall not of itself create contract rights, and such appointment shall be terminable at will.</w:t>
      </w:r>
    </w:p>
    <w:p w14:paraId="29D27AFF" w14:textId="77777777" w:rsidR="00493CD5" w:rsidRPr="00121E9F" w:rsidRDefault="00493CD5">
      <w:pPr>
        <w:jc w:val="both"/>
        <w:rPr>
          <w:sz w:val="24"/>
          <w:szCs w:val="24"/>
        </w:rPr>
      </w:pPr>
    </w:p>
    <w:p w14:paraId="29D27B00" w14:textId="77777777" w:rsidR="00493CD5" w:rsidRPr="00121E9F" w:rsidRDefault="00520C42">
      <w:pPr>
        <w:jc w:val="both"/>
        <w:rPr>
          <w:b/>
          <w:sz w:val="24"/>
          <w:szCs w:val="24"/>
        </w:rPr>
      </w:pPr>
      <w:r w:rsidRPr="00121E9F">
        <w:rPr>
          <w:b/>
          <w:sz w:val="24"/>
          <w:szCs w:val="24"/>
        </w:rPr>
        <w:t>SECTION 4. Vacancies.</w:t>
      </w:r>
    </w:p>
    <w:p w14:paraId="29D27B01" w14:textId="77777777" w:rsidR="00493CD5" w:rsidRPr="00121E9F" w:rsidRDefault="00493CD5">
      <w:pPr>
        <w:jc w:val="both"/>
        <w:rPr>
          <w:sz w:val="24"/>
          <w:szCs w:val="24"/>
        </w:rPr>
      </w:pPr>
    </w:p>
    <w:p w14:paraId="29D27B02" w14:textId="77777777" w:rsidR="00493CD5" w:rsidRPr="00121E9F" w:rsidRDefault="00520C42">
      <w:pPr>
        <w:jc w:val="both"/>
        <w:rPr>
          <w:sz w:val="24"/>
          <w:szCs w:val="24"/>
        </w:rPr>
      </w:pPr>
      <w:r w:rsidRPr="00121E9F">
        <w:rPr>
          <w:sz w:val="24"/>
          <w:szCs w:val="24"/>
        </w:rPr>
        <w:t xml:space="preserve">A vacancy in any office because of death, resignation, removal, disqualification or otherwise, may be filled by the </w:t>
      </w:r>
      <w:bookmarkStart w:id="407" w:name="_sbdt_e6d100fe28657c64_72"/>
      <w:r w:rsidRPr="00121E9F">
        <w:rPr>
          <w:sz w:val="24"/>
          <w:szCs w:val="24"/>
        </w:rPr>
        <w:t>Board of Directors</w:t>
      </w:r>
      <w:bookmarkEnd w:id="407"/>
      <w:r w:rsidRPr="00121E9F">
        <w:rPr>
          <w:sz w:val="24"/>
          <w:szCs w:val="24"/>
        </w:rPr>
        <w:t xml:space="preserve"> for the unexpired portion of the term.</w:t>
      </w:r>
    </w:p>
    <w:p w14:paraId="29D27B03" w14:textId="77777777" w:rsidR="00493CD5" w:rsidRPr="00121E9F" w:rsidRDefault="00493CD5">
      <w:pPr>
        <w:jc w:val="both"/>
        <w:rPr>
          <w:sz w:val="24"/>
          <w:szCs w:val="24"/>
        </w:rPr>
      </w:pPr>
    </w:p>
    <w:p w14:paraId="29D27B04" w14:textId="77777777" w:rsidR="00493CD5" w:rsidRPr="00121E9F" w:rsidRDefault="00520C42">
      <w:pPr>
        <w:jc w:val="both"/>
        <w:rPr>
          <w:b/>
          <w:sz w:val="24"/>
          <w:szCs w:val="24"/>
        </w:rPr>
      </w:pPr>
      <w:r w:rsidRPr="00121E9F">
        <w:rPr>
          <w:b/>
          <w:sz w:val="24"/>
          <w:szCs w:val="24"/>
        </w:rPr>
        <w:t xml:space="preserve">SECTION 5. </w:t>
      </w:r>
      <w:bookmarkStart w:id="408" w:name="_sbdt_be72d1639eab328b_265"/>
      <w:r w:rsidRPr="00121E9F">
        <w:rPr>
          <w:b/>
          <w:sz w:val="24"/>
          <w:szCs w:val="24"/>
        </w:rPr>
        <w:t>President</w:t>
      </w:r>
      <w:bookmarkEnd w:id="408"/>
      <w:r w:rsidRPr="00121E9F">
        <w:rPr>
          <w:b/>
          <w:sz w:val="24"/>
          <w:szCs w:val="24"/>
        </w:rPr>
        <w:t>.</w:t>
      </w:r>
    </w:p>
    <w:p w14:paraId="29D27B05" w14:textId="77777777" w:rsidR="00493CD5" w:rsidRPr="00121E9F" w:rsidRDefault="00493CD5">
      <w:pPr>
        <w:jc w:val="both"/>
        <w:rPr>
          <w:sz w:val="24"/>
          <w:szCs w:val="24"/>
        </w:rPr>
      </w:pPr>
    </w:p>
    <w:p w14:paraId="29D27B06" w14:textId="3D528642" w:rsidR="00493CD5" w:rsidRPr="00121E9F" w:rsidRDefault="00520C42">
      <w:pPr>
        <w:jc w:val="both"/>
        <w:rPr>
          <w:sz w:val="24"/>
          <w:szCs w:val="24"/>
        </w:rPr>
      </w:pPr>
      <w:r w:rsidRPr="00121E9F">
        <w:rPr>
          <w:sz w:val="24"/>
          <w:szCs w:val="24"/>
        </w:rPr>
        <w:t xml:space="preserve">The </w:t>
      </w:r>
      <w:bookmarkStart w:id="409" w:name="_sbdt_be72d1639eab328b_266"/>
      <w:r w:rsidRPr="00121E9F">
        <w:rPr>
          <w:sz w:val="24"/>
          <w:szCs w:val="24"/>
        </w:rPr>
        <w:t>President</w:t>
      </w:r>
      <w:bookmarkEnd w:id="409"/>
      <w:r w:rsidRPr="00121E9F">
        <w:rPr>
          <w:sz w:val="24"/>
          <w:szCs w:val="24"/>
        </w:rPr>
        <w:t xml:space="preserve"> shall be the principal executive officer of the </w:t>
      </w:r>
      <w:bookmarkStart w:id="410" w:name="_sbdt_8ce69ae754505762_190"/>
      <w:r w:rsidRPr="00121E9F">
        <w:rPr>
          <w:sz w:val="24"/>
          <w:szCs w:val="24"/>
        </w:rPr>
        <w:t>Corporation</w:t>
      </w:r>
      <w:bookmarkEnd w:id="410"/>
      <w:r w:rsidRPr="00121E9F">
        <w:rPr>
          <w:sz w:val="24"/>
          <w:szCs w:val="24"/>
        </w:rPr>
        <w:t xml:space="preserve"> </w:t>
      </w:r>
      <w:proofErr w:type="gramStart"/>
      <w:r w:rsidRPr="00121E9F">
        <w:rPr>
          <w:sz w:val="24"/>
          <w:szCs w:val="24"/>
        </w:rPr>
        <w:t>and,</w:t>
      </w:r>
      <w:proofErr w:type="gramEnd"/>
      <w:r w:rsidRPr="00121E9F">
        <w:rPr>
          <w:sz w:val="24"/>
          <w:szCs w:val="24"/>
        </w:rPr>
        <w:t xml:space="preserve"> subject to the control of the </w:t>
      </w:r>
      <w:bookmarkStart w:id="411" w:name="_sbdt_e6d100fe28657c64_73"/>
      <w:r w:rsidRPr="00121E9F">
        <w:rPr>
          <w:sz w:val="24"/>
          <w:szCs w:val="24"/>
        </w:rPr>
        <w:t>Board of Directors</w:t>
      </w:r>
      <w:bookmarkEnd w:id="411"/>
      <w:r w:rsidRPr="00121E9F">
        <w:rPr>
          <w:sz w:val="24"/>
          <w:szCs w:val="24"/>
        </w:rPr>
        <w:t xml:space="preserve">, shall, in general, supervise and control </w:t>
      </w:r>
      <w:proofErr w:type="gramStart"/>
      <w:r w:rsidRPr="00121E9F">
        <w:rPr>
          <w:sz w:val="24"/>
          <w:szCs w:val="24"/>
        </w:rPr>
        <w:t>all of</w:t>
      </w:r>
      <w:proofErr w:type="gramEnd"/>
      <w:r w:rsidRPr="00121E9F">
        <w:rPr>
          <w:sz w:val="24"/>
          <w:szCs w:val="24"/>
        </w:rPr>
        <w:t xml:space="preserve"> the business and affairs of the </w:t>
      </w:r>
      <w:bookmarkStart w:id="412" w:name="_sbdt_8ce69ae754505762_191"/>
      <w:r w:rsidRPr="00121E9F">
        <w:rPr>
          <w:sz w:val="24"/>
          <w:szCs w:val="24"/>
        </w:rPr>
        <w:t>Corporation</w:t>
      </w:r>
      <w:bookmarkEnd w:id="412"/>
      <w:r w:rsidRPr="00121E9F">
        <w:rPr>
          <w:sz w:val="24"/>
          <w:szCs w:val="24"/>
        </w:rPr>
        <w:t xml:space="preserve">. When present, the </w:t>
      </w:r>
      <w:bookmarkStart w:id="413" w:name="_sbdt_be72d1639eab328b_267"/>
      <w:r w:rsidRPr="00121E9F">
        <w:rPr>
          <w:sz w:val="24"/>
          <w:szCs w:val="24"/>
        </w:rPr>
        <w:t>President</w:t>
      </w:r>
      <w:bookmarkEnd w:id="413"/>
      <w:r w:rsidRPr="00121E9F">
        <w:rPr>
          <w:sz w:val="24"/>
          <w:szCs w:val="24"/>
        </w:rPr>
        <w:t xml:space="preserve"> shall preside at all meetings of the shareholders and of the </w:t>
      </w:r>
      <w:bookmarkStart w:id="414" w:name="_sbdt_e6d100fe28657c64_74"/>
      <w:r w:rsidRPr="00121E9F">
        <w:rPr>
          <w:sz w:val="24"/>
          <w:szCs w:val="24"/>
        </w:rPr>
        <w:t>Board of Directors</w:t>
      </w:r>
      <w:bookmarkEnd w:id="414"/>
      <w:r w:rsidRPr="00121E9F">
        <w:rPr>
          <w:sz w:val="24"/>
          <w:szCs w:val="24"/>
        </w:rPr>
        <w:t xml:space="preserve"> unless there is a chair of the Board, in which case the chair shall preside. The </w:t>
      </w:r>
      <w:bookmarkStart w:id="415" w:name="_sbdt_be72d1639eab328b_268"/>
      <w:r w:rsidRPr="00121E9F">
        <w:rPr>
          <w:sz w:val="24"/>
          <w:szCs w:val="24"/>
        </w:rPr>
        <w:t>President</w:t>
      </w:r>
      <w:bookmarkEnd w:id="415"/>
      <w:r w:rsidRPr="00121E9F">
        <w:rPr>
          <w:sz w:val="24"/>
          <w:szCs w:val="24"/>
        </w:rPr>
        <w:t xml:space="preserve"> may sign, with the </w:t>
      </w:r>
      <w:bookmarkStart w:id="416" w:name="_sbdt_81cd7762d16e6af7_289"/>
      <w:r w:rsidRPr="00121E9F">
        <w:rPr>
          <w:sz w:val="24"/>
          <w:szCs w:val="24"/>
        </w:rPr>
        <w:t>Secretary</w:t>
      </w:r>
      <w:bookmarkEnd w:id="416"/>
      <w:r w:rsidRPr="00121E9F">
        <w:rPr>
          <w:sz w:val="24"/>
          <w:szCs w:val="24"/>
        </w:rPr>
        <w:t xml:space="preserve"> or any other proper officer of the </w:t>
      </w:r>
      <w:bookmarkStart w:id="417" w:name="_sbdt_8ce69ae754505762_192"/>
      <w:r w:rsidRPr="00121E9F">
        <w:rPr>
          <w:sz w:val="24"/>
          <w:szCs w:val="24"/>
        </w:rPr>
        <w:t>Corporation</w:t>
      </w:r>
      <w:bookmarkEnd w:id="417"/>
      <w:r w:rsidRPr="00121E9F">
        <w:rPr>
          <w:sz w:val="24"/>
          <w:szCs w:val="24"/>
        </w:rPr>
        <w:t xml:space="preserve"> thereunto authorized by the </w:t>
      </w:r>
      <w:bookmarkStart w:id="418" w:name="_sbdt_e6d100fe28657c64_75"/>
      <w:r w:rsidRPr="00121E9F">
        <w:rPr>
          <w:sz w:val="24"/>
          <w:szCs w:val="24"/>
        </w:rPr>
        <w:t>Board of Directors</w:t>
      </w:r>
      <w:bookmarkEnd w:id="418"/>
      <w:r w:rsidRPr="00121E9F">
        <w:rPr>
          <w:sz w:val="24"/>
          <w:szCs w:val="24"/>
        </w:rPr>
        <w:t xml:space="preserve">, certificates for shares of the </w:t>
      </w:r>
      <w:bookmarkStart w:id="419" w:name="_sbdt_8ce69ae754505762_193"/>
      <w:r w:rsidRPr="00121E9F">
        <w:rPr>
          <w:sz w:val="24"/>
          <w:szCs w:val="24"/>
        </w:rPr>
        <w:t>Corporation</w:t>
      </w:r>
      <w:bookmarkEnd w:id="419"/>
      <w:r w:rsidRPr="00121E9F">
        <w:rPr>
          <w:sz w:val="24"/>
          <w:szCs w:val="24"/>
        </w:rPr>
        <w:t xml:space="preserve">, any deeds, mortgages, bonds, contracts, or other instruments which the </w:t>
      </w:r>
      <w:bookmarkStart w:id="420" w:name="_sbdt_e6d100fe28657c64_76"/>
      <w:r w:rsidRPr="00121E9F">
        <w:rPr>
          <w:sz w:val="24"/>
          <w:szCs w:val="24"/>
        </w:rPr>
        <w:t>Board of Directors</w:t>
      </w:r>
      <w:bookmarkEnd w:id="420"/>
      <w:r w:rsidRPr="00121E9F">
        <w:rPr>
          <w:sz w:val="24"/>
          <w:szCs w:val="24"/>
        </w:rPr>
        <w:t xml:space="preserve"> has authorized to be executed, except in cases where the signing and execution thereof shall be expressly delegated by the </w:t>
      </w:r>
      <w:bookmarkStart w:id="421" w:name="_sbdt_e6d100fe28657c64_77"/>
      <w:r w:rsidRPr="00121E9F">
        <w:rPr>
          <w:sz w:val="24"/>
          <w:szCs w:val="24"/>
        </w:rPr>
        <w:t>Board of Directors</w:t>
      </w:r>
      <w:bookmarkEnd w:id="421"/>
      <w:r w:rsidRPr="00121E9F">
        <w:rPr>
          <w:sz w:val="24"/>
          <w:szCs w:val="24"/>
        </w:rPr>
        <w:t xml:space="preserve"> or by these </w:t>
      </w:r>
      <w:bookmarkStart w:id="422" w:name="_sbdt_b95f9cb304eb5b14_329"/>
      <w:r w:rsidRPr="00121E9F">
        <w:rPr>
          <w:sz w:val="24"/>
          <w:szCs w:val="24"/>
        </w:rPr>
        <w:t>Bylaws</w:t>
      </w:r>
      <w:bookmarkEnd w:id="422"/>
      <w:r w:rsidRPr="00121E9F">
        <w:rPr>
          <w:sz w:val="24"/>
          <w:szCs w:val="24"/>
        </w:rPr>
        <w:t xml:space="preserve"> to some other officer or agent of the </w:t>
      </w:r>
      <w:bookmarkStart w:id="423" w:name="_sbdt_8ce69ae754505762_194"/>
      <w:r w:rsidRPr="00121E9F">
        <w:rPr>
          <w:sz w:val="24"/>
          <w:szCs w:val="24"/>
        </w:rPr>
        <w:t>Corporation</w:t>
      </w:r>
      <w:bookmarkEnd w:id="423"/>
      <w:r w:rsidRPr="00121E9F">
        <w:rPr>
          <w:sz w:val="24"/>
          <w:szCs w:val="24"/>
        </w:rPr>
        <w:t xml:space="preserve"> or shall be required by law to be otherwise signed or executed; and in general shall perform all duties incident to the office of </w:t>
      </w:r>
      <w:bookmarkStart w:id="424" w:name="_sbdt_be72d1639eab328b_269"/>
      <w:r w:rsidRPr="00121E9F">
        <w:rPr>
          <w:sz w:val="24"/>
          <w:szCs w:val="24"/>
        </w:rPr>
        <w:t>President</w:t>
      </w:r>
      <w:bookmarkEnd w:id="424"/>
      <w:r w:rsidRPr="00121E9F">
        <w:rPr>
          <w:sz w:val="24"/>
          <w:szCs w:val="24"/>
        </w:rPr>
        <w:t xml:space="preserve"> and such other duties as may be prescribed by the </w:t>
      </w:r>
      <w:bookmarkStart w:id="425" w:name="_sbdt_e6d100fe28657c64_78"/>
      <w:r w:rsidRPr="00121E9F">
        <w:rPr>
          <w:sz w:val="24"/>
          <w:szCs w:val="24"/>
        </w:rPr>
        <w:t>Board of Directors</w:t>
      </w:r>
      <w:bookmarkEnd w:id="425"/>
      <w:r w:rsidRPr="00121E9F">
        <w:rPr>
          <w:sz w:val="24"/>
          <w:szCs w:val="24"/>
        </w:rPr>
        <w:t xml:space="preserve"> from time to time.</w:t>
      </w:r>
    </w:p>
    <w:p w14:paraId="29D27B07" w14:textId="77777777" w:rsidR="00493CD5" w:rsidRPr="00121E9F" w:rsidRDefault="00493CD5">
      <w:pPr>
        <w:jc w:val="both"/>
        <w:rPr>
          <w:b/>
          <w:sz w:val="24"/>
          <w:szCs w:val="24"/>
        </w:rPr>
      </w:pPr>
    </w:p>
    <w:p w14:paraId="29D27B09" w14:textId="33E307A8" w:rsidR="00493CD5" w:rsidRPr="00121E9F" w:rsidRDefault="008233DD">
      <w:pPr>
        <w:jc w:val="both"/>
        <w:rPr>
          <w:b/>
          <w:sz w:val="24"/>
          <w:szCs w:val="24"/>
        </w:rPr>
      </w:pPr>
      <w:r w:rsidRPr="00121E9F">
        <w:rPr>
          <w:b/>
          <w:sz w:val="24"/>
          <w:szCs w:val="24"/>
        </w:rPr>
        <w:t>S</w:t>
      </w:r>
      <w:r w:rsidR="00520C42" w:rsidRPr="00121E9F">
        <w:rPr>
          <w:b/>
          <w:sz w:val="24"/>
          <w:szCs w:val="24"/>
        </w:rPr>
        <w:t xml:space="preserve">ECTION 6. </w:t>
      </w:r>
      <w:bookmarkStart w:id="426" w:name="_sbdt_80d6cb5693ed438d_120"/>
      <w:r w:rsidR="00520C42" w:rsidRPr="00121E9F">
        <w:rPr>
          <w:b/>
          <w:sz w:val="24"/>
          <w:szCs w:val="24"/>
        </w:rPr>
        <w:t>Vice President</w:t>
      </w:r>
      <w:bookmarkEnd w:id="426"/>
      <w:r w:rsidR="00520C42" w:rsidRPr="00121E9F">
        <w:rPr>
          <w:b/>
          <w:sz w:val="24"/>
          <w:szCs w:val="24"/>
        </w:rPr>
        <w:t>.</w:t>
      </w:r>
    </w:p>
    <w:p w14:paraId="29D27B0A" w14:textId="77777777" w:rsidR="00493CD5" w:rsidRPr="00121E9F" w:rsidRDefault="00493CD5">
      <w:pPr>
        <w:jc w:val="both"/>
        <w:rPr>
          <w:sz w:val="24"/>
          <w:szCs w:val="24"/>
        </w:rPr>
      </w:pPr>
    </w:p>
    <w:p w14:paraId="29D27B0B" w14:textId="5E9DA973" w:rsidR="00493CD5" w:rsidRPr="00121E9F" w:rsidRDefault="00520C42">
      <w:pPr>
        <w:jc w:val="both"/>
        <w:rPr>
          <w:sz w:val="24"/>
          <w:szCs w:val="24"/>
        </w:rPr>
      </w:pPr>
      <w:r w:rsidRPr="00121E9F">
        <w:rPr>
          <w:sz w:val="24"/>
          <w:szCs w:val="24"/>
        </w:rPr>
        <w:t xml:space="preserve">In the absence of the </w:t>
      </w:r>
      <w:bookmarkStart w:id="427" w:name="_sbdt_be72d1639eab328b_270"/>
      <w:r w:rsidRPr="00121E9F">
        <w:rPr>
          <w:sz w:val="24"/>
          <w:szCs w:val="24"/>
        </w:rPr>
        <w:t>President</w:t>
      </w:r>
      <w:bookmarkEnd w:id="427"/>
      <w:r w:rsidRPr="00121E9F">
        <w:rPr>
          <w:sz w:val="24"/>
          <w:szCs w:val="24"/>
        </w:rPr>
        <w:t xml:space="preserve"> or in the event of the </w:t>
      </w:r>
      <w:bookmarkStart w:id="428" w:name="_sbdt_be72d1639eab328b_271"/>
      <w:r w:rsidRPr="00121E9F">
        <w:rPr>
          <w:sz w:val="24"/>
          <w:szCs w:val="24"/>
        </w:rPr>
        <w:t>President</w:t>
      </w:r>
      <w:bookmarkEnd w:id="428"/>
      <w:r w:rsidRPr="00121E9F">
        <w:rPr>
          <w:sz w:val="24"/>
          <w:szCs w:val="24"/>
        </w:rPr>
        <w:t xml:space="preserve">’s death, inability or refusal to act, the </w:t>
      </w:r>
      <w:bookmarkStart w:id="429" w:name="_sbdt_80d6cb5693ed438d_121"/>
      <w:r w:rsidRPr="00121E9F">
        <w:rPr>
          <w:sz w:val="24"/>
          <w:szCs w:val="24"/>
        </w:rPr>
        <w:t>Vice President</w:t>
      </w:r>
      <w:bookmarkEnd w:id="429"/>
      <w:r w:rsidRPr="00121E9F">
        <w:rPr>
          <w:sz w:val="24"/>
          <w:szCs w:val="24"/>
        </w:rPr>
        <w:t xml:space="preserve"> shall perform the duties of the </w:t>
      </w:r>
      <w:bookmarkStart w:id="430" w:name="_sbdt_be72d1639eab328b_272"/>
      <w:r w:rsidRPr="00121E9F">
        <w:rPr>
          <w:sz w:val="24"/>
          <w:szCs w:val="24"/>
        </w:rPr>
        <w:t>President</w:t>
      </w:r>
      <w:bookmarkEnd w:id="430"/>
      <w:r w:rsidRPr="00121E9F">
        <w:rPr>
          <w:sz w:val="24"/>
          <w:szCs w:val="24"/>
        </w:rPr>
        <w:t>, and when so</w:t>
      </w:r>
    </w:p>
    <w:p w14:paraId="29D27B0C" w14:textId="617A94C4" w:rsidR="00493CD5" w:rsidRPr="00121E9F" w:rsidRDefault="00520C42">
      <w:pPr>
        <w:jc w:val="both"/>
        <w:rPr>
          <w:sz w:val="24"/>
          <w:szCs w:val="24"/>
        </w:rPr>
      </w:pPr>
      <w:r w:rsidRPr="00121E9F">
        <w:rPr>
          <w:sz w:val="24"/>
          <w:szCs w:val="24"/>
        </w:rPr>
        <w:t xml:space="preserve">acting, shall have all the powers and be subject to all the restrictions upon the </w:t>
      </w:r>
      <w:bookmarkStart w:id="431" w:name="_sbdt_be72d1639eab328b_273"/>
      <w:r w:rsidRPr="00121E9F">
        <w:rPr>
          <w:sz w:val="24"/>
          <w:szCs w:val="24"/>
        </w:rPr>
        <w:t>President</w:t>
      </w:r>
      <w:bookmarkEnd w:id="431"/>
      <w:r w:rsidRPr="00121E9F">
        <w:rPr>
          <w:sz w:val="24"/>
          <w:szCs w:val="24"/>
        </w:rPr>
        <w:t xml:space="preserve">. The </w:t>
      </w:r>
      <w:bookmarkStart w:id="432" w:name="_sbdt_80d6cb5693ed438d_122"/>
      <w:r w:rsidRPr="00121E9F">
        <w:rPr>
          <w:sz w:val="24"/>
          <w:szCs w:val="24"/>
        </w:rPr>
        <w:t>Vice President</w:t>
      </w:r>
      <w:bookmarkEnd w:id="432"/>
      <w:r w:rsidRPr="00121E9F">
        <w:rPr>
          <w:sz w:val="24"/>
          <w:szCs w:val="24"/>
        </w:rPr>
        <w:t xml:space="preserve"> shall perform such other duties as from time to time may be assigned to them by the </w:t>
      </w:r>
      <w:bookmarkStart w:id="433" w:name="_sbdt_be72d1639eab328b_274"/>
      <w:r w:rsidRPr="00121E9F">
        <w:rPr>
          <w:sz w:val="24"/>
          <w:szCs w:val="24"/>
        </w:rPr>
        <w:t>President</w:t>
      </w:r>
      <w:bookmarkEnd w:id="433"/>
      <w:r w:rsidRPr="00121E9F">
        <w:rPr>
          <w:sz w:val="24"/>
          <w:szCs w:val="24"/>
        </w:rPr>
        <w:t xml:space="preserve"> or by the </w:t>
      </w:r>
      <w:bookmarkStart w:id="434" w:name="_sbdt_e6d100fe28657c64_79"/>
      <w:r w:rsidRPr="00121E9F">
        <w:rPr>
          <w:sz w:val="24"/>
          <w:szCs w:val="24"/>
        </w:rPr>
        <w:t>Board of Directors</w:t>
      </w:r>
      <w:bookmarkEnd w:id="434"/>
      <w:r w:rsidRPr="00121E9F">
        <w:rPr>
          <w:sz w:val="24"/>
          <w:szCs w:val="24"/>
        </w:rPr>
        <w:t xml:space="preserve">. If there is more than one </w:t>
      </w:r>
      <w:bookmarkStart w:id="435" w:name="_sbdt_80d6cb5693ed438d_123"/>
      <w:r w:rsidRPr="00121E9F">
        <w:rPr>
          <w:sz w:val="24"/>
          <w:szCs w:val="24"/>
        </w:rPr>
        <w:t>Vice President</w:t>
      </w:r>
      <w:bookmarkEnd w:id="435"/>
      <w:r w:rsidRPr="00121E9F">
        <w:rPr>
          <w:sz w:val="24"/>
          <w:szCs w:val="24"/>
        </w:rPr>
        <w:t xml:space="preserve">, each </w:t>
      </w:r>
      <w:bookmarkStart w:id="436" w:name="_sbdt_80d6cb5693ed438d_124"/>
      <w:r w:rsidRPr="00121E9F">
        <w:rPr>
          <w:sz w:val="24"/>
          <w:szCs w:val="24"/>
        </w:rPr>
        <w:t>Vice President</w:t>
      </w:r>
      <w:bookmarkEnd w:id="436"/>
      <w:r w:rsidRPr="00121E9F">
        <w:rPr>
          <w:sz w:val="24"/>
          <w:szCs w:val="24"/>
        </w:rPr>
        <w:t xml:space="preserve"> shall succeed to the duties of the </w:t>
      </w:r>
      <w:bookmarkStart w:id="437" w:name="_sbdt_be72d1639eab328b_275"/>
      <w:r w:rsidRPr="00121E9F">
        <w:rPr>
          <w:sz w:val="24"/>
          <w:szCs w:val="24"/>
        </w:rPr>
        <w:t>President</w:t>
      </w:r>
      <w:bookmarkEnd w:id="437"/>
      <w:r w:rsidRPr="00121E9F">
        <w:rPr>
          <w:sz w:val="24"/>
          <w:szCs w:val="24"/>
        </w:rPr>
        <w:t xml:space="preserve"> in order of rank as determined by the </w:t>
      </w:r>
      <w:bookmarkStart w:id="438" w:name="_sbdt_e6d100fe28657c64_80"/>
      <w:r w:rsidRPr="00121E9F">
        <w:rPr>
          <w:sz w:val="24"/>
          <w:szCs w:val="24"/>
        </w:rPr>
        <w:t>Board of Directors</w:t>
      </w:r>
      <w:bookmarkEnd w:id="438"/>
      <w:r w:rsidRPr="00121E9F">
        <w:rPr>
          <w:sz w:val="24"/>
          <w:szCs w:val="24"/>
        </w:rPr>
        <w:t xml:space="preserve">. If no such rank has been determined, then </w:t>
      </w:r>
      <w:r w:rsidRPr="00121E9F">
        <w:rPr>
          <w:sz w:val="24"/>
          <w:szCs w:val="24"/>
        </w:rPr>
        <w:lastRenderedPageBreak/>
        <w:t xml:space="preserve">each </w:t>
      </w:r>
      <w:bookmarkStart w:id="439" w:name="_sbdt_80d6cb5693ed438d_125"/>
      <w:r w:rsidRPr="00121E9F">
        <w:rPr>
          <w:sz w:val="24"/>
          <w:szCs w:val="24"/>
        </w:rPr>
        <w:t>Vice President</w:t>
      </w:r>
      <w:bookmarkEnd w:id="439"/>
      <w:r w:rsidRPr="00121E9F">
        <w:rPr>
          <w:sz w:val="24"/>
          <w:szCs w:val="24"/>
        </w:rPr>
        <w:t xml:space="preserve"> shall succeed to the duties of the </w:t>
      </w:r>
      <w:bookmarkStart w:id="440" w:name="_sbdt_be72d1639eab328b_276"/>
      <w:r w:rsidRPr="00121E9F">
        <w:rPr>
          <w:sz w:val="24"/>
          <w:szCs w:val="24"/>
        </w:rPr>
        <w:t>President</w:t>
      </w:r>
      <w:bookmarkEnd w:id="440"/>
      <w:r w:rsidRPr="00121E9F">
        <w:rPr>
          <w:sz w:val="24"/>
          <w:szCs w:val="24"/>
        </w:rPr>
        <w:t xml:space="preserve"> in order of date of the election, the earliest date having the first rank.</w:t>
      </w:r>
    </w:p>
    <w:p w14:paraId="29D27B0D" w14:textId="77777777" w:rsidR="00493CD5" w:rsidRPr="00121E9F" w:rsidRDefault="00493CD5">
      <w:pPr>
        <w:jc w:val="both"/>
        <w:rPr>
          <w:sz w:val="24"/>
          <w:szCs w:val="24"/>
        </w:rPr>
      </w:pPr>
    </w:p>
    <w:p w14:paraId="29D27B0E" w14:textId="77777777" w:rsidR="00493CD5" w:rsidRPr="00121E9F" w:rsidRDefault="00520C42">
      <w:pPr>
        <w:jc w:val="both"/>
        <w:rPr>
          <w:b/>
          <w:sz w:val="24"/>
          <w:szCs w:val="24"/>
        </w:rPr>
      </w:pPr>
      <w:r w:rsidRPr="00121E9F">
        <w:rPr>
          <w:b/>
          <w:sz w:val="24"/>
          <w:szCs w:val="24"/>
        </w:rPr>
        <w:t xml:space="preserve">SECTION 7. </w:t>
      </w:r>
      <w:bookmarkStart w:id="441" w:name="_sbdt_81cd7762d16e6af7_290"/>
      <w:r w:rsidRPr="00121E9F">
        <w:rPr>
          <w:b/>
          <w:sz w:val="24"/>
          <w:szCs w:val="24"/>
        </w:rPr>
        <w:t>Secretary</w:t>
      </w:r>
      <w:bookmarkEnd w:id="441"/>
      <w:r w:rsidRPr="00121E9F">
        <w:rPr>
          <w:b/>
          <w:sz w:val="24"/>
          <w:szCs w:val="24"/>
        </w:rPr>
        <w:t>.</w:t>
      </w:r>
    </w:p>
    <w:p w14:paraId="29D27B0F" w14:textId="77777777" w:rsidR="00493CD5" w:rsidRPr="00121E9F" w:rsidRDefault="00493CD5">
      <w:pPr>
        <w:jc w:val="both"/>
        <w:rPr>
          <w:sz w:val="24"/>
          <w:szCs w:val="24"/>
        </w:rPr>
      </w:pPr>
    </w:p>
    <w:p w14:paraId="29D27B10" w14:textId="36AA03F0" w:rsidR="00493CD5" w:rsidRPr="00121E9F" w:rsidRDefault="00520C42">
      <w:pPr>
        <w:jc w:val="both"/>
        <w:rPr>
          <w:sz w:val="24"/>
          <w:szCs w:val="24"/>
        </w:rPr>
      </w:pPr>
      <w:r w:rsidRPr="00121E9F">
        <w:rPr>
          <w:sz w:val="24"/>
          <w:szCs w:val="24"/>
        </w:rPr>
        <w:t xml:space="preserve">The </w:t>
      </w:r>
      <w:bookmarkStart w:id="442" w:name="_sbdt_81cd7762d16e6af7_291"/>
      <w:r w:rsidRPr="00121E9F">
        <w:rPr>
          <w:sz w:val="24"/>
          <w:szCs w:val="24"/>
        </w:rPr>
        <w:t>Secretary</w:t>
      </w:r>
      <w:bookmarkEnd w:id="442"/>
      <w:r w:rsidRPr="00121E9F">
        <w:rPr>
          <w:sz w:val="24"/>
          <w:szCs w:val="24"/>
        </w:rPr>
        <w:t xml:space="preserve"> shall: (a) keep the minutes of the proceedings of the shareholders and of the </w:t>
      </w:r>
      <w:bookmarkStart w:id="443" w:name="_sbdt_e6d100fe28657c64_81"/>
      <w:r w:rsidRPr="00121E9F">
        <w:rPr>
          <w:sz w:val="24"/>
          <w:szCs w:val="24"/>
        </w:rPr>
        <w:t>Board of Directors</w:t>
      </w:r>
      <w:bookmarkEnd w:id="443"/>
      <w:r w:rsidRPr="00121E9F">
        <w:rPr>
          <w:sz w:val="24"/>
          <w:szCs w:val="24"/>
        </w:rPr>
        <w:t xml:space="preserve"> in one or more minute books provided for that purpose; (b) see that all notices are duly given in accordance with the provisions of these </w:t>
      </w:r>
      <w:bookmarkStart w:id="444" w:name="_sbdt_b95f9cb304eb5b14_330"/>
      <w:r w:rsidRPr="00121E9F">
        <w:rPr>
          <w:sz w:val="24"/>
          <w:szCs w:val="24"/>
        </w:rPr>
        <w:t>Bylaws</w:t>
      </w:r>
      <w:bookmarkEnd w:id="444"/>
      <w:r w:rsidRPr="00121E9F">
        <w:rPr>
          <w:sz w:val="24"/>
          <w:szCs w:val="24"/>
        </w:rPr>
        <w:t xml:space="preserve"> or as required by law; (c) be custodian of the corporate records and of the seal of the </w:t>
      </w:r>
      <w:bookmarkStart w:id="445" w:name="_sbdt_8ce69ae754505762_195"/>
      <w:r w:rsidRPr="00121E9F">
        <w:rPr>
          <w:sz w:val="24"/>
          <w:szCs w:val="24"/>
        </w:rPr>
        <w:t>Corporation</w:t>
      </w:r>
      <w:bookmarkEnd w:id="445"/>
      <w:r w:rsidRPr="00121E9F">
        <w:rPr>
          <w:sz w:val="24"/>
          <w:szCs w:val="24"/>
        </w:rPr>
        <w:t xml:space="preserve"> and see that the seal of the </w:t>
      </w:r>
      <w:bookmarkStart w:id="446" w:name="_sbdt_8ce69ae754505762_196"/>
      <w:r w:rsidRPr="00121E9F">
        <w:rPr>
          <w:sz w:val="24"/>
          <w:szCs w:val="24"/>
        </w:rPr>
        <w:t>Corporation</w:t>
      </w:r>
      <w:bookmarkEnd w:id="446"/>
      <w:r w:rsidRPr="00121E9F">
        <w:rPr>
          <w:sz w:val="24"/>
          <w:szCs w:val="24"/>
        </w:rPr>
        <w:t xml:space="preserve"> is affixed to all documents, the execution of which on behalf of the </w:t>
      </w:r>
      <w:bookmarkStart w:id="447" w:name="_sbdt_8ce69ae754505762_197"/>
      <w:r w:rsidRPr="00121E9F">
        <w:rPr>
          <w:sz w:val="24"/>
          <w:szCs w:val="24"/>
        </w:rPr>
        <w:t>Corporation</w:t>
      </w:r>
      <w:bookmarkEnd w:id="447"/>
      <w:r w:rsidRPr="00121E9F">
        <w:rPr>
          <w:sz w:val="24"/>
          <w:szCs w:val="24"/>
        </w:rPr>
        <w:t xml:space="preserve"> under its seal is duly authorized; (d) keep a register of the post office address of each shareholder which shall be furnished to the </w:t>
      </w:r>
      <w:bookmarkStart w:id="448" w:name="_sbdt_81cd7762d16e6af7_292"/>
      <w:r w:rsidRPr="00121E9F">
        <w:rPr>
          <w:sz w:val="24"/>
          <w:szCs w:val="24"/>
        </w:rPr>
        <w:t>Secretary</w:t>
      </w:r>
      <w:bookmarkEnd w:id="448"/>
      <w:r w:rsidRPr="00121E9F">
        <w:rPr>
          <w:sz w:val="24"/>
          <w:szCs w:val="24"/>
        </w:rPr>
        <w:t xml:space="preserve"> by such shareholder; (e) sign with the </w:t>
      </w:r>
      <w:bookmarkStart w:id="449" w:name="_sbdt_be72d1639eab328b_277"/>
      <w:r w:rsidRPr="00121E9F">
        <w:rPr>
          <w:sz w:val="24"/>
          <w:szCs w:val="24"/>
        </w:rPr>
        <w:t>President</w:t>
      </w:r>
      <w:bookmarkEnd w:id="449"/>
      <w:r w:rsidRPr="00121E9F">
        <w:rPr>
          <w:sz w:val="24"/>
          <w:szCs w:val="24"/>
        </w:rPr>
        <w:t xml:space="preserve"> certificates for shares of the </w:t>
      </w:r>
      <w:bookmarkStart w:id="450" w:name="_sbdt_8ce69ae754505762_198"/>
      <w:r w:rsidRPr="00121E9F">
        <w:rPr>
          <w:sz w:val="24"/>
          <w:szCs w:val="24"/>
        </w:rPr>
        <w:t>Corporation</w:t>
      </w:r>
      <w:bookmarkEnd w:id="450"/>
      <w:r w:rsidRPr="00121E9F">
        <w:rPr>
          <w:sz w:val="24"/>
          <w:szCs w:val="24"/>
        </w:rPr>
        <w:t xml:space="preserve">, the issuance of which shall have been authorized by resolution of the </w:t>
      </w:r>
      <w:bookmarkStart w:id="451" w:name="_sbdt_e6d100fe28657c64_82"/>
      <w:r w:rsidRPr="00121E9F">
        <w:rPr>
          <w:sz w:val="24"/>
          <w:szCs w:val="24"/>
        </w:rPr>
        <w:t>Board of Directors</w:t>
      </w:r>
      <w:bookmarkEnd w:id="451"/>
      <w:r w:rsidRPr="00121E9F">
        <w:rPr>
          <w:sz w:val="24"/>
          <w:szCs w:val="24"/>
        </w:rPr>
        <w:t xml:space="preserve">; (f) have general charge of the stock transfer books of the </w:t>
      </w:r>
      <w:bookmarkStart w:id="452" w:name="_sbdt_8ce69ae754505762_199"/>
      <w:r w:rsidRPr="00121E9F">
        <w:rPr>
          <w:sz w:val="24"/>
          <w:szCs w:val="24"/>
        </w:rPr>
        <w:t>Corporation</w:t>
      </w:r>
      <w:bookmarkEnd w:id="452"/>
      <w:r w:rsidRPr="00121E9F">
        <w:rPr>
          <w:sz w:val="24"/>
          <w:szCs w:val="24"/>
        </w:rPr>
        <w:t xml:space="preserve">; and (g) in general perform all duties incident to the office of the </w:t>
      </w:r>
      <w:bookmarkStart w:id="453" w:name="_sbdt_81cd7762d16e6af7_293"/>
      <w:r w:rsidRPr="00121E9F">
        <w:rPr>
          <w:sz w:val="24"/>
          <w:szCs w:val="24"/>
        </w:rPr>
        <w:t>Secretary</w:t>
      </w:r>
      <w:bookmarkEnd w:id="453"/>
      <w:r w:rsidRPr="00121E9F">
        <w:rPr>
          <w:sz w:val="24"/>
          <w:szCs w:val="24"/>
        </w:rPr>
        <w:t xml:space="preserve"> and such other duties as from time to time may be assigned to them by the </w:t>
      </w:r>
      <w:bookmarkStart w:id="454" w:name="_sbdt_be72d1639eab328b_278"/>
      <w:r w:rsidRPr="00121E9F">
        <w:rPr>
          <w:sz w:val="24"/>
          <w:szCs w:val="24"/>
        </w:rPr>
        <w:t>President</w:t>
      </w:r>
      <w:bookmarkEnd w:id="454"/>
      <w:r w:rsidRPr="00121E9F">
        <w:rPr>
          <w:sz w:val="24"/>
          <w:szCs w:val="24"/>
        </w:rPr>
        <w:t xml:space="preserve"> or by the </w:t>
      </w:r>
      <w:bookmarkStart w:id="455" w:name="_sbdt_e6d100fe28657c64_83"/>
      <w:r w:rsidRPr="00121E9F">
        <w:rPr>
          <w:sz w:val="24"/>
          <w:szCs w:val="24"/>
        </w:rPr>
        <w:t>Board of Directors</w:t>
      </w:r>
      <w:bookmarkEnd w:id="455"/>
      <w:r w:rsidRPr="00121E9F">
        <w:rPr>
          <w:sz w:val="24"/>
          <w:szCs w:val="24"/>
        </w:rPr>
        <w:t>.</w:t>
      </w:r>
    </w:p>
    <w:p w14:paraId="29D27B11" w14:textId="77777777" w:rsidR="00493CD5" w:rsidRPr="00121E9F" w:rsidRDefault="00493CD5">
      <w:pPr>
        <w:jc w:val="both"/>
        <w:rPr>
          <w:sz w:val="24"/>
          <w:szCs w:val="24"/>
        </w:rPr>
      </w:pPr>
    </w:p>
    <w:p w14:paraId="29D27B12" w14:textId="77777777" w:rsidR="00493CD5" w:rsidRPr="00121E9F" w:rsidRDefault="00520C42">
      <w:pPr>
        <w:jc w:val="both"/>
        <w:rPr>
          <w:b/>
          <w:sz w:val="24"/>
          <w:szCs w:val="24"/>
        </w:rPr>
      </w:pPr>
      <w:r w:rsidRPr="00121E9F">
        <w:rPr>
          <w:b/>
          <w:sz w:val="24"/>
          <w:szCs w:val="24"/>
        </w:rPr>
        <w:t xml:space="preserve">SECTION 8. </w:t>
      </w:r>
      <w:bookmarkStart w:id="456" w:name="_sbdt_8769d3b33bc4abea_300"/>
      <w:r w:rsidRPr="00121E9F">
        <w:rPr>
          <w:b/>
          <w:sz w:val="24"/>
          <w:szCs w:val="24"/>
        </w:rPr>
        <w:t>Treasurer</w:t>
      </w:r>
      <w:bookmarkEnd w:id="456"/>
      <w:r w:rsidRPr="00121E9F">
        <w:rPr>
          <w:b/>
          <w:sz w:val="24"/>
          <w:szCs w:val="24"/>
        </w:rPr>
        <w:t>.</w:t>
      </w:r>
    </w:p>
    <w:p w14:paraId="29D27B13" w14:textId="77777777" w:rsidR="00493CD5" w:rsidRPr="00121E9F" w:rsidRDefault="00493CD5">
      <w:pPr>
        <w:jc w:val="both"/>
        <w:rPr>
          <w:sz w:val="24"/>
          <w:szCs w:val="24"/>
        </w:rPr>
      </w:pPr>
    </w:p>
    <w:p w14:paraId="29D27B14" w14:textId="64A06773" w:rsidR="00493CD5" w:rsidRPr="00121E9F" w:rsidRDefault="00520C42">
      <w:pPr>
        <w:jc w:val="both"/>
        <w:rPr>
          <w:sz w:val="24"/>
          <w:szCs w:val="24"/>
        </w:rPr>
      </w:pPr>
      <w:r w:rsidRPr="00121E9F">
        <w:rPr>
          <w:sz w:val="24"/>
          <w:szCs w:val="24"/>
        </w:rPr>
        <w:t xml:space="preserve">The </w:t>
      </w:r>
      <w:bookmarkStart w:id="457" w:name="_sbdt_8769d3b33bc4abea_301"/>
      <w:r w:rsidRPr="00121E9F">
        <w:rPr>
          <w:sz w:val="24"/>
          <w:szCs w:val="24"/>
        </w:rPr>
        <w:t>Treasurer</w:t>
      </w:r>
      <w:bookmarkEnd w:id="457"/>
      <w:r w:rsidRPr="00121E9F">
        <w:rPr>
          <w:sz w:val="24"/>
          <w:szCs w:val="24"/>
        </w:rPr>
        <w:t xml:space="preserve"> shall: (a) have charge and custody of and be responsible for all funds and securities of the </w:t>
      </w:r>
      <w:bookmarkStart w:id="458" w:name="_sbdt_8ce69ae754505762_200"/>
      <w:r w:rsidRPr="00121E9F">
        <w:rPr>
          <w:sz w:val="24"/>
          <w:szCs w:val="24"/>
        </w:rPr>
        <w:t>Corporation</w:t>
      </w:r>
      <w:bookmarkEnd w:id="458"/>
      <w:r w:rsidRPr="00121E9F">
        <w:rPr>
          <w:sz w:val="24"/>
          <w:szCs w:val="24"/>
        </w:rPr>
        <w:t xml:space="preserve">; (b) receive and give receipts for moneys due and payable to the </w:t>
      </w:r>
      <w:bookmarkStart w:id="459" w:name="_sbdt_8ce69ae754505762_201"/>
      <w:r w:rsidRPr="00121E9F">
        <w:rPr>
          <w:sz w:val="24"/>
          <w:szCs w:val="24"/>
        </w:rPr>
        <w:t>Corporation</w:t>
      </w:r>
      <w:bookmarkEnd w:id="459"/>
      <w:r w:rsidRPr="00121E9F">
        <w:rPr>
          <w:sz w:val="24"/>
          <w:szCs w:val="24"/>
        </w:rPr>
        <w:t xml:space="preserve"> from any source whatsoever, and deposit all such moneys in the name of the </w:t>
      </w:r>
      <w:bookmarkStart w:id="460" w:name="_sbdt_8ce69ae754505762_202"/>
      <w:r w:rsidRPr="00121E9F">
        <w:rPr>
          <w:sz w:val="24"/>
          <w:szCs w:val="24"/>
        </w:rPr>
        <w:t>Corporation</w:t>
      </w:r>
      <w:bookmarkEnd w:id="460"/>
      <w:r w:rsidRPr="00121E9F">
        <w:rPr>
          <w:sz w:val="24"/>
          <w:szCs w:val="24"/>
        </w:rPr>
        <w:t xml:space="preserve"> in such banks, trust companies or other depositories as shall be selected in accordance with the provisions of </w:t>
      </w:r>
      <w:bookmarkStart w:id="461" w:name="_sbdt_0b4fed4fd618b08e_1_320"/>
      <w:r w:rsidRPr="00121E9F">
        <w:rPr>
          <w:sz w:val="24"/>
          <w:szCs w:val="24"/>
        </w:rPr>
        <w:t>Article</w:t>
      </w:r>
      <w:bookmarkEnd w:id="461"/>
      <w:r w:rsidRPr="00121E9F">
        <w:rPr>
          <w:sz w:val="24"/>
          <w:szCs w:val="24"/>
        </w:rPr>
        <w:t xml:space="preserve"> VI of these </w:t>
      </w:r>
      <w:bookmarkStart w:id="462" w:name="_sbdt_b95f9cb304eb5b14_331"/>
      <w:r w:rsidRPr="00121E9F">
        <w:rPr>
          <w:sz w:val="24"/>
          <w:szCs w:val="24"/>
        </w:rPr>
        <w:t>Bylaws</w:t>
      </w:r>
      <w:bookmarkEnd w:id="462"/>
      <w:r w:rsidRPr="00121E9F">
        <w:rPr>
          <w:sz w:val="24"/>
          <w:szCs w:val="24"/>
        </w:rPr>
        <w:t xml:space="preserve">; and (c) in general perform all of the duties incident to the office of </w:t>
      </w:r>
      <w:bookmarkStart w:id="463" w:name="_sbdt_8769d3b33bc4abea_302"/>
      <w:r w:rsidRPr="00121E9F">
        <w:rPr>
          <w:sz w:val="24"/>
          <w:szCs w:val="24"/>
        </w:rPr>
        <w:t>Treasurer</w:t>
      </w:r>
      <w:bookmarkEnd w:id="463"/>
      <w:r w:rsidRPr="00121E9F">
        <w:rPr>
          <w:sz w:val="24"/>
          <w:szCs w:val="24"/>
        </w:rPr>
        <w:t xml:space="preserve"> and such other duties as from time to time may be assigned to them by the </w:t>
      </w:r>
      <w:bookmarkStart w:id="464" w:name="_sbdt_be72d1639eab328b_279"/>
      <w:r w:rsidRPr="00121E9F">
        <w:rPr>
          <w:sz w:val="24"/>
          <w:szCs w:val="24"/>
        </w:rPr>
        <w:t>President</w:t>
      </w:r>
      <w:bookmarkEnd w:id="464"/>
      <w:r w:rsidRPr="00121E9F">
        <w:rPr>
          <w:sz w:val="24"/>
          <w:szCs w:val="24"/>
        </w:rPr>
        <w:t xml:space="preserve"> or by the </w:t>
      </w:r>
      <w:bookmarkStart w:id="465" w:name="_sbdt_e6d100fe28657c64_84"/>
      <w:r w:rsidRPr="00121E9F">
        <w:rPr>
          <w:sz w:val="24"/>
          <w:szCs w:val="24"/>
        </w:rPr>
        <w:t>Board of Directors</w:t>
      </w:r>
      <w:bookmarkEnd w:id="465"/>
      <w:r w:rsidRPr="00121E9F">
        <w:rPr>
          <w:sz w:val="24"/>
          <w:szCs w:val="24"/>
        </w:rPr>
        <w:t xml:space="preserve">. If required by the </w:t>
      </w:r>
      <w:bookmarkStart w:id="466" w:name="_sbdt_e6d100fe28657c64_85"/>
      <w:r w:rsidRPr="00121E9F">
        <w:rPr>
          <w:sz w:val="24"/>
          <w:szCs w:val="24"/>
        </w:rPr>
        <w:t>Board of Directors</w:t>
      </w:r>
      <w:bookmarkEnd w:id="466"/>
      <w:r w:rsidRPr="00121E9F">
        <w:rPr>
          <w:sz w:val="24"/>
          <w:szCs w:val="24"/>
        </w:rPr>
        <w:t xml:space="preserve">, the </w:t>
      </w:r>
      <w:bookmarkStart w:id="467" w:name="_sbdt_8769d3b33bc4abea_303"/>
      <w:r w:rsidRPr="00121E9F">
        <w:rPr>
          <w:sz w:val="24"/>
          <w:szCs w:val="24"/>
        </w:rPr>
        <w:t>Treasurer</w:t>
      </w:r>
      <w:bookmarkEnd w:id="467"/>
      <w:r w:rsidRPr="00121E9F">
        <w:rPr>
          <w:sz w:val="24"/>
          <w:szCs w:val="24"/>
        </w:rPr>
        <w:t xml:space="preserve"> shall give a bond for the faithful discharge of their duties in such sum and with such sureties as the </w:t>
      </w:r>
      <w:bookmarkStart w:id="468" w:name="_sbdt_e6d100fe28657c64_86"/>
      <w:r w:rsidRPr="00121E9F">
        <w:rPr>
          <w:sz w:val="24"/>
          <w:szCs w:val="24"/>
        </w:rPr>
        <w:t>Board of Directors</w:t>
      </w:r>
      <w:bookmarkEnd w:id="468"/>
      <w:r w:rsidRPr="00121E9F">
        <w:rPr>
          <w:sz w:val="24"/>
          <w:szCs w:val="24"/>
        </w:rPr>
        <w:t xml:space="preserve"> shall determine.</w:t>
      </w:r>
    </w:p>
    <w:p w14:paraId="29D27B15" w14:textId="77777777" w:rsidR="00493CD5" w:rsidRPr="00121E9F" w:rsidRDefault="00493CD5">
      <w:pPr>
        <w:jc w:val="both"/>
        <w:rPr>
          <w:sz w:val="24"/>
          <w:szCs w:val="24"/>
        </w:rPr>
      </w:pPr>
    </w:p>
    <w:p w14:paraId="29D27B16" w14:textId="77777777" w:rsidR="00493CD5" w:rsidRPr="00121E9F" w:rsidRDefault="00520C42">
      <w:pPr>
        <w:jc w:val="both"/>
        <w:rPr>
          <w:b/>
          <w:sz w:val="24"/>
          <w:szCs w:val="24"/>
        </w:rPr>
      </w:pPr>
      <w:r w:rsidRPr="00121E9F">
        <w:rPr>
          <w:b/>
          <w:sz w:val="24"/>
          <w:szCs w:val="24"/>
        </w:rPr>
        <w:t>SECTION 9. Salaries.</w:t>
      </w:r>
    </w:p>
    <w:p w14:paraId="29D27B17" w14:textId="77777777" w:rsidR="00493CD5" w:rsidRPr="00121E9F" w:rsidRDefault="00493CD5">
      <w:pPr>
        <w:jc w:val="both"/>
        <w:rPr>
          <w:sz w:val="24"/>
          <w:szCs w:val="24"/>
        </w:rPr>
      </w:pPr>
    </w:p>
    <w:p w14:paraId="29D27B18" w14:textId="78AD9777" w:rsidR="00493CD5" w:rsidRPr="00121E9F" w:rsidRDefault="00520C42">
      <w:pPr>
        <w:jc w:val="both"/>
        <w:rPr>
          <w:sz w:val="24"/>
          <w:szCs w:val="24"/>
        </w:rPr>
      </w:pPr>
      <w:r w:rsidRPr="00121E9F">
        <w:rPr>
          <w:sz w:val="24"/>
          <w:szCs w:val="24"/>
        </w:rPr>
        <w:t xml:space="preserve">The salaries of the officers shall be fixed from time to time by the </w:t>
      </w:r>
      <w:bookmarkStart w:id="469" w:name="_sbdt_e6d100fe28657c64_87"/>
      <w:r w:rsidRPr="00121E9F">
        <w:rPr>
          <w:sz w:val="24"/>
          <w:szCs w:val="24"/>
        </w:rPr>
        <w:t>Board of Directors</w:t>
      </w:r>
      <w:bookmarkEnd w:id="469"/>
      <w:r w:rsidRPr="00121E9F">
        <w:rPr>
          <w:sz w:val="24"/>
          <w:szCs w:val="24"/>
        </w:rPr>
        <w:t xml:space="preserve">, and no officer shall be prevented from receiving such salary by reason of the fact that they are also a director of the </w:t>
      </w:r>
      <w:bookmarkStart w:id="470" w:name="_sbdt_8ce69ae754505762_203"/>
      <w:r w:rsidRPr="00121E9F">
        <w:rPr>
          <w:sz w:val="24"/>
          <w:szCs w:val="24"/>
        </w:rPr>
        <w:t>Corporation</w:t>
      </w:r>
      <w:bookmarkEnd w:id="470"/>
      <w:r w:rsidRPr="00121E9F">
        <w:rPr>
          <w:sz w:val="24"/>
          <w:szCs w:val="24"/>
        </w:rPr>
        <w:t>.</w:t>
      </w:r>
    </w:p>
    <w:p w14:paraId="29D27B19" w14:textId="77777777" w:rsidR="00493CD5" w:rsidRPr="00121E9F" w:rsidRDefault="00493CD5">
      <w:pPr>
        <w:jc w:val="both"/>
        <w:rPr>
          <w:sz w:val="24"/>
          <w:szCs w:val="24"/>
        </w:rPr>
      </w:pPr>
    </w:p>
    <w:p w14:paraId="29D27B1A" w14:textId="77777777" w:rsidR="00493CD5" w:rsidRPr="00121E9F" w:rsidRDefault="00493CD5">
      <w:pPr>
        <w:jc w:val="both"/>
        <w:rPr>
          <w:sz w:val="24"/>
          <w:szCs w:val="24"/>
        </w:rPr>
      </w:pPr>
    </w:p>
    <w:p w14:paraId="29D27B1B" w14:textId="77777777" w:rsidR="00493CD5" w:rsidRPr="00121E9F" w:rsidRDefault="00493CD5">
      <w:pPr>
        <w:jc w:val="both"/>
        <w:rPr>
          <w:sz w:val="24"/>
          <w:szCs w:val="24"/>
        </w:rPr>
      </w:pPr>
    </w:p>
    <w:p w14:paraId="29D27B1C" w14:textId="77777777" w:rsidR="00493CD5" w:rsidRPr="00FD33FE" w:rsidRDefault="00520C42">
      <w:pPr>
        <w:jc w:val="center"/>
        <w:rPr>
          <w:b/>
          <w:bCs/>
          <w:sz w:val="24"/>
          <w:szCs w:val="24"/>
        </w:rPr>
      </w:pPr>
      <w:r w:rsidRPr="00FD33FE">
        <w:rPr>
          <w:b/>
          <w:bCs/>
          <w:sz w:val="24"/>
          <w:szCs w:val="24"/>
        </w:rPr>
        <w:lastRenderedPageBreak/>
        <w:t>ARTICLE V</w:t>
      </w:r>
    </w:p>
    <w:p w14:paraId="29D27B1D" w14:textId="77777777" w:rsidR="00493CD5" w:rsidRPr="00121E9F" w:rsidRDefault="00520C42">
      <w:pPr>
        <w:jc w:val="center"/>
        <w:rPr>
          <w:b/>
          <w:sz w:val="24"/>
          <w:szCs w:val="24"/>
        </w:rPr>
      </w:pPr>
      <w:r w:rsidRPr="00121E9F">
        <w:rPr>
          <w:b/>
          <w:sz w:val="24"/>
          <w:szCs w:val="24"/>
        </w:rPr>
        <w:t>INDEMNITY</w:t>
      </w:r>
    </w:p>
    <w:p w14:paraId="29D27B1E" w14:textId="77777777" w:rsidR="00493CD5" w:rsidRPr="00121E9F" w:rsidRDefault="00493CD5">
      <w:pPr>
        <w:jc w:val="both"/>
        <w:rPr>
          <w:b/>
          <w:sz w:val="24"/>
          <w:szCs w:val="24"/>
        </w:rPr>
      </w:pPr>
    </w:p>
    <w:p w14:paraId="29D27B1F" w14:textId="77777777" w:rsidR="00493CD5" w:rsidRPr="00121E9F" w:rsidRDefault="00493CD5">
      <w:pPr>
        <w:jc w:val="both"/>
        <w:rPr>
          <w:b/>
          <w:sz w:val="24"/>
          <w:szCs w:val="24"/>
        </w:rPr>
      </w:pPr>
    </w:p>
    <w:p w14:paraId="29D27B20" w14:textId="1BC957A9" w:rsidR="00493CD5" w:rsidRPr="00121E9F" w:rsidRDefault="00520C42">
      <w:pPr>
        <w:jc w:val="both"/>
        <w:rPr>
          <w:sz w:val="24"/>
          <w:szCs w:val="24"/>
        </w:rPr>
      </w:pPr>
      <w:r w:rsidRPr="00121E9F">
        <w:rPr>
          <w:sz w:val="24"/>
          <w:szCs w:val="24"/>
        </w:rPr>
        <w:t xml:space="preserve">The </w:t>
      </w:r>
      <w:bookmarkStart w:id="471" w:name="_sbdt_8ce69ae754505762_204"/>
      <w:r w:rsidRPr="00121E9F">
        <w:rPr>
          <w:sz w:val="24"/>
          <w:szCs w:val="24"/>
        </w:rPr>
        <w:t>Corporation</w:t>
      </w:r>
      <w:bookmarkEnd w:id="471"/>
      <w:r w:rsidRPr="00121E9F">
        <w:rPr>
          <w:sz w:val="24"/>
          <w:szCs w:val="24"/>
        </w:rPr>
        <w:t xml:space="preserve"> shall indemnify its </w:t>
      </w:r>
      <w:proofErr w:type="gramStart"/>
      <w:r w:rsidRPr="00121E9F">
        <w:rPr>
          <w:sz w:val="24"/>
          <w:szCs w:val="24"/>
        </w:rPr>
        <w:t>directors,</w:t>
      </w:r>
      <w:proofErr w:type="gramEnd"/>
      <w:r w:rsidRPr="00121E9F">
        <w:rPr>
          <w:sz w:val="24"/>
          <w:szCs w:val="24"/>
        </w:rPr>
        <w:t xml:space="preserve"> officers and such other individuals as may be permitted by applicable law as follows:</w:t>
      </w:r>
    </w:p>
    <w:p w14:paraId="29D27B21" w14:textId="77777777" w:rsidR="00493CD5" w:rsidRPr="00121E9F" w:rsidRDefault="00493CD5">
      <w:pPr>
        <w:jc w:val="both"/>
        <w:rPr>
          <w:sz w:val="24"/>
          <w:szCs w:val="24"/>
        </w:rPr>
      </w:pPr>
    </w:p>
    <w:p w14:paraId="29D27B22" w14:textId="45A3FADA" w:rsidR="00493CD5" w:rsidRPr="00121E9F" w:rsidRDefault="00520C42">
      <w:pPr>
        <w:jc w:val="both"/>
        <w:rPr>
          <w:sz w:val="24"/>
          <w:szCs w:val="24"/>
        </w:rPr>
      </w:pPr>
      <w:r w:rsidRPr="00121E9F">
        <w:rPr>
          <w:sz w:val="24"/>
          <w:szCs w:val="24"/>
        </w:rPr>
        <w:t xml:space="preserve">(a) The </w:t>
      </w:r>
      <w:bookmarkStart w:id="472" w:name="_sbdt_8ce69ae754505762_205"/>
      <w:r w:rsidRPr="00121E9F">
        <w:rPr>
          <w:sz w:val="24"/>
          <w:szCs w:val="24"/>
        </w:rPr>
        <w:t>Corporation</w:t>
      </w:r>
      <w:bookmarkEnd w:id="472"/>
      <w:r w:rsidRPr="00121E9F">
        <w:rPr>
          <w:sz w:val="24"/>
          <w:szCs w:val="24"/>
        </w:rPr>
        <w:t xml:space="preserve"> shall indemnify a director or officer of the </w:t>
      </w:r>
      <w:bookmarkStart w:id="473" w:name="_sbdt_8ce69ae754505762_206"/>
      <w:r w:rsidRPr="00121E9F">
        <w:rPr>
          <w:sz w:val="24"/>
          <w:szCs w:val="24"/>
        </w:rPr>
        <w:t>Corporation</w:t>
      </w:r>
      <w:bookmarkEnd w:id="473"/>
      <w:r w:rsidRPr="00121E9F">
        <w:rPr>
          <w:sz w:val="24"/>
          <w:szCs w:val="24"/>
        </w:rPr>
        <w:t xml:space="preserve">, a former director or officer of the </w:t>
      </w:r>
      <w:bookmarkStart w:id="474" w:name="_sbdt_8ce69ae754505762_207"/>
      <w:r w:rsidRPr="00121E9F">
        <w:rPr>
          <w:sz w:val="24"/>
          <w:szCs w:val="24"/>
        </w:rPr>
        <w:t>Corporation</w:t>
      </w:r>
      <w:bookmarkEnd w:id="474"/>
      <w:r w:rsidRPr="00121E9F">
        <w:rPr>
          <w:sz w:val="24"/>
          <w:szCs w:val="24"/>
        </w:rPr>
        <w:t xml:space="preserve">, or another individual who acts or acted at the </w:t>
      </w:r>
      <w:bookmarkStart w:id="475" w:name="_sbdt_8ce69ae754505762_208"/>
      <w:r w:rsidRPr="00121E9F">
        <w:rPr>
          <w:sz w:val="24"/>
          <w:szCs w:val="24"/>
        </w:rPr>
        <w:t>Corporation</w:t>
      </w:r>
      <w:bookmarkEnd w:id="475"/>
      <w:r w:rsidRPr="00121E9F">
        <w:rPr>
          <w:sz w:val="24"/>
          <w:szCs w:val="24"/>
        </w:rPr>
        <w:t xml:space="preserve">’s request as a director or officer (or in a similar capacity) of another entity, against all costs, charges and expenses, including any amount paid to settle an action or satisfy a judgment, reasonably incurred by the individual in respect of any civil, criminal, administrative, investigative or other proceeding in which the individual is involved because of that association with the </w:t>
      </w:r>
      <w:bookmarkStart w:id="476" w:name="_sbdt_8ce69ae754505762_209"/>
      <w:r w:rsidRPr="00121E9F">
        <w:rPr>
          <w:sz w:val="24"/>
          <w:szCs w:val="24"/>
        </w:rPr>
        <w:t>Corporation</w:t>
      </w:r>
      <w:bookmarkEnd w:id="476"/>
      <w:r w:rsidRPr="00121E9F">
        <w:rPr>
          <w:sz w:val="24"/>
          <w:szCs w:val="24"/>
        </w:rPr>
        <w:t xml:space="preserve"> or other entity, provided that the individual (</w:t>
      </w:r>
      <w:proofErr w:type="spellStart"/>
      <w:r w:rsidRPr="00121E9F">
        <w:rPr>
          <w:sz w:val="24"/>
          <w:szCs w:val="24"/>
        </w:rPr>
        <w:t>i</w:t>
      </w:r>
      <w:proofErr w:type="spellEnd"/>
      <w:r w:rsidRPr="00121E9F">
        <w:rPr>
          <w:sz w:val="24"/>
          <w:szCs w:val="24"/>
        </w:rPr>
        <w:t xml:space="preserve">) acted honestly and in good faith with a view to the best interests of the </w:t>
      </w:r>
      <w:bookmarkStart w:id="477" w:name="_sbdt_8ce69ae754505762_210"/>
      <w:r w:rsidRPr="00121E9F">
        <w:rPr>
          <w:sz w:val="24"/>
          <w:szCs w:val="24"/>
        </w:rPr>
        <w:t>Corporation</w:t>
      </w:r>
      <w:bookmarkEnd w:id="477"/>
      <w:r w:rsidRPr="00121E9F">
        <w:rPr>
          <w:sz w:val="24"/>
          <w:szCs w:val="24"/>
        </w:rPr>
        <w:t xml:space="preserve"> or, as the case may be, to the best interests of the other entity, and (ii) in the case of a criminal or administrative action or proceeding that is enforced by a monetary penalty, had reasonable grounds for believing that their conduct was lawful.</w:t>
      </w:r>
    </w:p>
    <w:p w14:paraId="29D27B23" w14:textId="77777777" w:rsidR="00493CD5" w:rsidRPr="00121E9F" w:rsidRDefault="00493CD5">
      <w:pPr>
        <w:jc w:val="both"/>
        <w:rPr>
          <w:sz w:val="24"/>
          <w:szCs w:val="24"/>
        </w:rPr>
      </w:pPr>
    </w:p>
    <w:p w14:paraId="29D27B24" w14:textId="3EDB656C" w:rsidR="00493CD5" w:rsidRPr="00121E9F" w:rsidRDefault="00520C42">
      <w:pPr>
        <w:jc w:val="both"/>
        <w:rPr>
          <w:sz w:val="24"/>
          <w:szCs w:val="24"/>
        </w:rPr>
      </w:pPr>
      <w:r w:rsidRPr="00121E9F">
        <w:rPr>
          <w:sz w:val="24"/>
          <w:szCs w:val="24"/>
        </w:rPr>
        <w:t xml:space="preserve">(b) The </w:t>
      </w:r>
      <w:bookmarkStart w:id="478" w:name="_sbdt_8ce69ae754505762_211"/>
      <w:r w:rsidRPr="00121E9F">
        <w:rPr>
          <w:sz w:val="24"/>
          <w:szCs w:val="24"/>
        </w:rPr>
        <w:t>Corporation</w:t>
      </w:r>
      <w:bookmarkEnd w:id="478"/>
      <w:r w:rsidRPr="00121E9F">
        <w:rPr>
          <w:sz w:val="24"/>
          <w:szCs w:val="24"/>
        </w:rPr>
        <w:t xml:space="preserve"> shall advance monies to a director, officer or other individual referred to in subsection (a) for the costs, charges and expenses of a proceeding referred to in subsection (a). The individual shall repay the monies if the individual does not fulfill the conditions set out in subsection (a).</w:t>
      </w:r>
    </w:p>
    <w:p w14:paraId="29D27B25" w14:textId="77777777" w:rsidR="00493CD5" w:rsidRPr="00121E9F" w:rsidRDefault="00493CD5">
      <w:pPr>
        <w:jc w:val="both"/>
        <w:rPr>
          <w:sz w:val="24"/>
          <w:szCs w:val="24"/>
        </w:rPr>
      </w:pPr>
    </w:p>
    <w:p w14:paraId="29D27B26" w14:textId="095D8854" w:rsidR="00493CD5" w:rsidRPr="00121E9F" w:rsidRDefault="00520C42">
      <w:pPr>
        <w:jc w:val="both"/>
        <w:rPr>
          <w:sz w:val="24"/>
          <w:szCs w:val="24"/>
        </w:rPr>
      </w:pPr>
      <w:r w:rsidRPr="00121E9F">
        <w:rPr>
          <w:sz w:val="24"/>
          <w:szCs w:val="24"/>
        </w:rPr>
        <w:t xml:space="preserve">(c) The </w:t>
      </w:r>
      <w:bookmarkStart w:id="479" w:name="_sbdt_e6d100fe28657c64_88"/>
      <w:r w:rsidRPr="00121E9F">
        <w:rPr>
          <w:sz w:val="24"/>
          <w:szCs w:val="24"/>
        </w:rPr>
        <w:t>Board of Directors</w:t>
      </w:r>
      <w:bookmarkEnd w:id="479"/>
      <w:r w:rsidRPr="00121E9F">
        <w:rPr>
          <w:sz w:val="24"/>
          <w:szCs w:val="24"/>
        </w:rPr>
        <w:t xml:space="preserve"> may, in its discretion, authorize the purchase and maintenance of insurance for the benefit of any person referred to in subsection (a) against any liability incurred by the individual in their capacity as a director or officer of the </w:t>
      </w:r>
      <w:bookmarkStart w:id="480" w:name="_sbdt_8ce69ae754505762_212"/>
      <w:r w:rsidRPr="00121E9F">
        <w:rPr>
          <w:sz w:val="24"/>
          <w:szCs w:val="24"/>
        </w:rPr>
        <w:t>Corporation</w:t>
      </w:r>
      <w:bookmarkEnd w:id="480"/>
      <w:r w:rsidRPr="00121E9F">
        <w:rPr>
          <w:sz w:val="24"/>
          <w:szCs w:val="24"/>
        </w:rPr>
        <w:t xml:space="preserve"> or, at the </w:t>
      </w:r>
      <w:bookmarkStart w:id="481" w:name="_sbdt_8ce69ae754505762_213"/>
      <w:r w:rsidRPr="00121E9F">
        <w:rPr>
          <w:sz w:val="24"/>
          <w:szCs w:val="24"/>
        </w:rPr>
        <w:t>Corporation</w:t>
      </w:r>
      <w:bookmarkEnd w:id="481"/>
      <w:r w:rsidRPr="00121E9F">
        <w:rPr>
          <w:sz w:val="24"/>
          <w:szCs w:val="24"/>
        </w:rPr>
        <w:t>’s request, as a director or officer of another entity.</w:t>
      </w:r>
    </w:p>
    <w:p w14:paraId="29D27B29" w14:textId="1DF2391B" w:rsidR="00493CD5" w:rsidRPr="00121E9F" w:rsidRDefault="00493CD5">
      <w:pPr>
        <w:jc w:val="both"/>
        <w:rPr>
          <w:sz w:val="24"/>
          <w:szCs w:val="24"/>
        </w:rPr>
      </w:pPr>
    </w:p>
    <w:p w14:paraId="29D27B2A" w14:textId="77777777" w:rsidR="00493CD5" w:rsidRPr="00121E9F" w:rsidRDefault="00520C42">
      <w:pPr>
        <w:jc w:val="center"/>
        <w:rPr>
          <w:b/>
          <w:sz w:val="24"/>
          <w:szCs w:val="24"/>
        </w:rPr>
      </w:pPr>
      <w:r w:rsidRPr="00121E9F">
        <w:rPr>
          <w:b/>
          <w:sz w:val="24"/>
          <w:szCs w:val="24"/>
        </w:rPr>
        <w:t>ARTICLE VI</w:t>
      </w:r>
    </w:p>
    <w:p w14:paraId="29D27B2B" w14:textId="6443A76D" w:rsidR="00493CD5" w:rsidRPr="00121E9F" w:rsidRDefault="00520C42">
      <w:pPr>
        <w:jc w:val="center"/>
        <w:rPr>
          <w:b/>
          <w:sz w:val="24"/>
          <w:szCs w:val="24"/>
        </w:rPr>
      </w:pPr>
      <w:r w:rsidRPr="00121E9F">
        <w:rPr>
          <w:b/>
          <w:sz w:val="24"/>
          <w:szCs w:val="24"/>
        </w:rPr>
        <w:t>CONTRACTS, LOANS, CHEQUES, AND DEPOSITS</w:t>
      </w:r>
    </w:p>
    <w:p w14:paraId="29D27B2C" w14:textId="77777777" w:rsidR="00493CD5" w:rsidRPr="00121E9F" w:rsidRDefault="00493CD5">
      <w:pPr>
        <w:jc w:val="both"/>
        <w:rPr>
          <w:b/>
          <w:sz w:val="24"/>
          <w:szCs w:val="24"/>
        </w:rPr>
      </w:pPr>
    </w:p>
    <w:p w14:paraId="29D27B2D" w14:textId="77777777" w:rsidR="00493CD5" w:rsidRPr="00121E9F" w:rsidRDefault="00520C42">
      <w:pPr>
        <w:jc w:val="both"/>
        <w:rPr>
          <w:b/>
          <w:sz w:val="24"/>
          <w:szCs w:val="24"/>
        </w:rPr>
      </w:pPr>
      <w:r w:rsidRPr="00121E9F">
        <w:rPr>
          <w:b/>
          <w:sz w:val="24"/>
          <w:szCs w:val="24"/>
        </w:rPr>
        <w:t>SECTION 1. Contracts.</w:t>
      </w:r>
    </w:p>
    <w:p w14:paraId="29D27B2E" w14:textId="77777777" w:rsidR="00493CD5" w:rsidRPr="00121E9F" w:rsidRDefault="00493CD5">
      <w:pPr>
        <w:jc w:val="both"/>
        <w:rPr>
          <w:sz w:val="24"/>
          <w:szCs w:val="24"/>
        </w:rPr>
      </w:pPr>
    </w:p>
    <w:p w14:paraId="29D27B2F" w14:textId="77777777" w:rsidR="00493CD5" w:rsidRPr="00121E9F" w:rsidRDefault="00520C42">
      <w:pPr>
        <w:jc w:val="both"/>
        <w:rPr>
          <w:sz w:val="24"/>
          <w:szCs w:val="24"/>
        </w:rPr>
      </w:pPr>
      <w:r w:rsidRPr="00121E9F">
        <w:rPr>
          <w:sz w:val="24"/>
          <w:szCs w:val="24"/>
        </w:rPr>
        <w:t xml:space="preserve">The </w:t>
      </w:r>
      <w:bookmarkStart w:id="482" w:name="_sbdt_e6d100fe28657c64_89"/>
      <w:r w:rsidRPr="00121E9F">
        <w:rPr>
          <w:sz w:val="24"/>
          <w:szCs w:val="24"/>
        </w:rPr>
        <w:t>Board of Directors</w:t>
      </w:r>
      <w:bookmarkEnd w:id="482"/>
      <w:r w:rsidRPr="00121E9F">
        <w:rPr>
          <w:sz w:val="24"/>
          <w:szCs w:val="24"/>
        </w:rPr>
        <w:t xml:space="preserve"> may authorize any officer or officers, agent or agents, to </w:t>
      </w:r>
      <w:proofErr w:type="gramStart"/>
      <w:r w:rsidRPr="00121E9F">
        <w:rPr>
          <w:sz w:val="24"/>
          <w:szCs w:val="24"/>
        </w:rPr>
        <w:t>enter into</w:t>
      </w:r>
      <w:proofErr w:type="gramEnd"/>
      <w:r w:rsidRPr="00121E9F">
        <w:rPr>
          <w:sz w:val="24"/>
          <w:szCs w:val="24"/>
        </w:rPr>
        <w:t xml:space="preserve"> any contract or execute and deliver any instrument in the name of and on behalf of the </w:t>
      </w:r>
      <w:bookmarkStart w:id="483" w:name="_sbdt_8ce69ae754505762_214"/>
      <w:r w:rsidRPr="00121E9F">
        <w:rPr>
          <w:sz w:val="24"/>
          <w:szCs w:val="24"/>
        </w:rPr>
        <w:t>Corporation</w:t>
      </w:r>
      <w:bookmarkEnd w:id="483"/>
      <w:r w:rsidRPr="00121E9F">
        <w:rPr>
          <w:sz w:val="24"/>
          <w:szCs w:val="24"/>
        </w:rPr>
        <w:t>, and such authority may be general or confined to specific instances.</w:t>
      </w:r>
    </w:p>
    <w:p w14:paraId="29D27B30" w14:textId="77777777" w:rsidR="00493CD5" w:rsidRPr="00121E9F" w:rsidRDefault="00493CD5">
      <w:pPr>
        <w:jc w:val="both"/>
        <w:rPr>
          <w:sz w:val="24"/>
          <w:szCs w:val="24"/>
        </w:rPr>
      </w:pPr>
    </w:p>
    <w:p w14:paraId="29D27B31" w14:textId="77777777" w:rsidR="00493CD5" w:rsidRPr="00121E9F" w:rsidRDefault="00520C42">
      <w:pPr>
        <w:jc w:val="both"/>
        <w:rPr>
          <w:b/>
          <w:sz w:val="24"/>
          <w:szCs w:val="24"/>
        </w:rPr>
      </w:pPr>
      <w:r w:rsidRPr="00121E9F">
        <w:rPr>
          <w:b/>
          <w:sz w:val="24"/>
          <w:szCs w:val="24"/>
        </w:rPr>
        <w:t>SECTION 2. Loans.</w:t>
      </w:r>
    </w:p>
    <w:p w14:paraId="29D27B32" w14:textId="77777777" w:rsidR="00493CD5" w:rsidRPr="00121E9F" w:rsidRDefault="00493CD5">
      <w:pPr>
        <w:jc w:val="both"/>
        <w:rPr>
          <w:sz w:val="24"/>
          <w:szCs w:val="24"/>
        </w:rPr>
      </w:pPr>
    </w:p>
    <w:p w14:paraId="29D27B33" w14:textId="77777777" w:rsidR="00493CD5" w:rsidRPr="00121E9F" w:rsidRDefault="00520C42">
      <w:pPr>
        <w:jc w:val="both"/>
        <w:rPr>
          <w:sz w:val="24"/>
          <w:szCs w:val="24"/>
        </w:rPr>
      </w:pPr>
      <w:r w:rsidRPr="00121E9F">
        <w:rPr>
          <w:sz w:val="24"/>
          <w:szCs w:val="24"/>
        </w:rPr>
        <w:lastRenderedPageBreak/>
        <w:t xml:space="preserve">No loans shall be contracted on behalf of the </w:t>
      </w:r>
      <w:bookmarkStart w:id="484" w:name="_sbdt_8ce69ae754505762_215"/>
      <w:proofErr w:type="gramStart"/>
      <w:r w:rsidRPr="00121E9F">
        <w:rPr>
          <w:sz w:val="24"/>
          <w:szCs w:val="24"/>
        </w:rPr>
        <w:t>Corporation</w:t>
      </w:r>
      <w:bookmarkEnd w:id="484"/>
      <w:proofErr w:type="gramEnd"/>
      <w:r w:rsidRPr="00121E9F">
        <w:rPr>
          <w:sz w:val="24"/>
          <w:szCs w:val="24"/>
        </w:rPr>
        <w:t xml:space="preserve"> and no evidence of indebtedness shall be issued in its name unless authorized by a resolution of the </w:t>
      </w:r>
      <w:bookmarkStart w:id="485" w:name="_sbdt_e6d100fe28657c64_90"/>
      <w:r w:rsidRPr="00121E9F">
        <w:rPr>
          <w:sz w:val="24"/>
          <w:szCs w:val="24"/>
        </w:rPr>
        <w:t>Board of Directors</w:t>
      </w:r>
      <w:bookmarkEnd w:id="485"/>
      <w:r w:rsidRPr="00121E9F">
        <w:rPr>
          <w:sz w:val="24"/>
          <w:szCs w:val="24"/>
        </w:rPr>
        <w:t>. Such authority may be general or confined to specific instances.</w:t>
      </w:r>
    </w:p>
    <w:p w14:paraId="29D27B34" w14:textId="77777777" w:rsidR="00493CD5" w:rsidRPr="00121E9F" w:rsidRDefault="00493CD5">
      <w:pPr>
        <w:jc w:val="both"/>
        <w:rPr>
          <w:sz w:val="24"/>
          <w:szCs w:val="24"/>
        </w:rPr>
      </w:pPr>
    </w:p>
    <w:p w14:paraId="29D27B35" w14:textId="127AE12F" w:rsidR="00493CD5" w:rsidRPr="00121E9F" w:rsidRDefault="00520C42">
      <w:pPr>
        <w:jc w:val="both"/>
        <w:rPr>
          <w:b/>
          <w:sz w:val="24"/>
          <w:szCs w:val="24"/>
        </w:rPr>
      </w:pPr>
      <w:r w:rsidRPr="00121E9F">
        <w:rPr>
          <w:b/>
          <w:sz w:val="24"/>
          <w:szCs w:val="24"/>
        </w:rPr>
        <w:t>SECTION 3. Cheques, Drafts, etc.</w:t>
      </w:r>
    </w:p>
    <w:p w14:paraId="29D27B36" w14:textId="77777777" w:rsidR="00493CD5" w:rsidRPr="00121E9F" w:rsidRDefault="00493CD5">
      <w:pPr>
        <w:jc w:val="both"/>
        <w:rPr>
          <w:sz w:val="24"/>
          <w:szCs w:val="24"/>
        </w:rPr>
      </w:pPr>
    </w:p>
    <w:p w14:paraId="29D27B37" w14:textId="0F1D80B9" w:rsidR="00493CD5" w:rsidRPr="00121E9F" w:rsidRDefault="00520C42">
      <w:pPr>
        <w:jc w:val="both"/>
        <w:rPr>
          <w:sz w:val="24"/>
          <w:szCs w:val="24"/>
        </w:rPr>
      </w:pPr>
      <w:r w:rsidRPr="00121E9F">
        <w:rPr>
          <w:sz w:val="24"/>
          <w:szCs w:val="24"/>
        </w:rPr>
        <w:t xml:space="preserve">All cheques, drafts or other orders for the payment of money, notes or other evidence of indebtedness issued in the name of the </w:t>
      </w:r>
      <w:bookmarkStart w:id="486" w:name="_sbdt_8ce69ae754505762_216"/>
      <w:r w:rsidRPr="00121E9F">
        <w:rPr>
          <w:sz w:val="24"/>
          <w:szCs w:val="24"/>
        </w:rPr>
        <w:t>Corporation</w:t>
      </w:r>
      <w:bookmarkEnd w:id="486"/>
      <w:r w:rsidRPr="00121E9F">
        <w:rPr>
          <w:sz w:val="24"/>
          <w:szCs w:val="24"/>
        </w:rPr>
        <w:t xml:space="preserve">, shall be signed by such officer or officers, agent or agents of the </w:t>
      </w:r>
      <w:bookmarkStart w:id="487" w:name="_sbdt_8ce69ae754505762_217"/>
      <w:r w:rsidRPr="00121E9F">
        <w:rPr>
          <w:sz w:val="24"/>
          <w:szCs w:val="24"/>
        </w:rPr>
        <w:t>Corporation</w:t>
      </w:r>
      <w:bookmarkEnd w:id="487"/>
      <w:r w:rsidRPr="00121E9F">
        <w:rPr>
          <w:sz w:val="24"/>
          <w:szCs w:val="24"/>
        </w:rPr>
        <w:t xml:space="preserve"> and in such manner as shall from time to time be determined by resolution of the </w:t>
      </w:r>
      <w:bookmarkStart w:id="488" w:name="_sbdt_e6d100fe28657c64_91"/>
      <w:r w:rsidRPr="00121E9F">
        <w:rPr>
          <w:sz w:val="24"/>
          <w:szCs w:val="24"/>
        </w:rPr>
        <w:t>Board of Directors</w:t>
      </w:r>
      <w:bookmarkEnd w:id="488"/>
      <w:r w:rsidRPr="00121E9F">
        <w:rPr>
          <w:sz w:val="24"/>
          <w:szCs w:val="24"/>
        </w:rPr>
        <w:t>.</w:t>
      </w:r>
    </w:p>
    <w:p w14:paraId="29D27B38" w14:textId="77777777" w:rsidR="00493CD5" w:rsidRPr="00121E9F" w:rsidRDefault="00493CD5">
      <w:pPr>
        <w:jc w:val="both"/>
        <w:rPr>
          <w:sz w:val="24"/>
          <w:szCs w:val="24"/>
        </w:rPr>
      </w:pPr>
    </w:p>
    <w:p w14:paraId="29D27B39" w14:textId="77777777" w:rsidR="00493CD5" w:rsidRPr="00121E9F" w:rsidRDefault="00520C42">
      <w:pPr>
        <w:jc w:val="both"/>
        <w:rPr>
          <w:b/>
          <w:sz w:val="24"/>
          <w:szCs w:val="24"/>
        </w:rPr>
      </w:pPr>
      <w:r w:rsidRPr="00121E9F">
        <w:rPr>
          <w:b/>
          <w:sz w:val="24"/>
          <w:szCs w:val="24"/>
        </w:rPr>
        <w:t>SECTION 4. Deposits.</w:t>
      </w:r>
    </w:p>
    <w:p w14:paraId="29D27B3A" w14:textId="77777777" w:rsidR="00493CD5" w:rsidRPr="00121E9F" w:rsidRDefault="00493CD5">
      <w:pPr>
        <w:jc w:val="both"/>
        <w:rPr>
          <w:sz w:val="24"/>
          <w:szCs w:val="24"/>
        </w:rPr>
      </w:pPr>
    </w:p>
    <w:p w14:paraId="29D27B3B" w14:textId="77777777" w:rsidR="00493CD5" w:rsidRPr="00121E9F" w:rsidRDefault="00520C42">
      <w:pPr>
        <w:jc w:val="both"/>
        <w:rPr>
          <w:sz w:val="24"/>
          <w:szCs w:val="24"/>
        </w:rPr>
      </w:pPr>
      <w:r w:rsidRPr="00121E9F">
        <w:rPr>
          <w:sz w:val="24"/>
          <w:szCs w:val="24"/>
        </w:rPr>
        <w:t xml:space="preserve">All funds of the </w:t>
      </w:r>
      <w:bookmarkStart w:id="489" w:name="_sbdt_8ce69ae754505762_218"/>
      <w:r w:rsidRPr="00121E9F">
        <w:rPr>
          <w:sz w:val="24"/>
          <w:szCs w:val="24"/>
        </w:rPr>
        <w:t>Corporation</w:t>
      </w:r>
      <w:bookmarkEnd w:id="489"/>
      <w:r w:rsidRPr="00121E9F">
        <w:rPr>
          <w:sz w:val="24"/>
          <w:szCs w:val="24"/>
        </w:rPr>
        <w:t xml:space="preserve"> not otherwise employed shall be deposited from time to time to the credit of the </w:t>
      </w:r>
      <w:bookmarkStart w:id="490" w:name="_sbdt_8ce69ae754505762_219"/>
      <w:r w:rsidRPr="00121E9F">
        <w:rPr>
          <w:sz w:val="24"/>
          <w:szCs w:val="24"/>
        </w:rPr>
        <w:t>Corporation</w:t>
      </w:r>
      <w:bookmarkEnd w:id="490"/>
      <w:r w:rsidRPr="00121E9F">
        <w:rPr>
          <w:sz w:val="24"/>
          <w:szCs w:val="24"/>
        </w:rPr>
        <w:t xml:space="preserve"> in such banks, trust companies or other depositories as the </w:t>
      </w:r>
      <w:bookmarkStart w:id="491" w:name="_sbdt_e6d100fe28657c64_92"/>
      <w:r w:rsidRPr="00121E9F">
        <w:rPr>
          <w:sz w:val="24"/>
          <w:szCs w:val="24"/>
        </w:rPr>
        <w:t>Board of Directors</w:t>
      </w:r>
      <w:bookmarkEnd w:id="491"/>
      <w:r w:rsidRPr="00121E9F">
        <w:rPr>
          <w:sz w:val="24"/>
          <w:szCs w:val="24"/>
        </w:rPr>
        <w:t xml:space="preserve"> may select.</w:t>
      </w:r>
    </w:p>
    <w:p w14:paraId="29D27B3C" w14:textId="77777777" w:rsidR="00493CD5" w:rsidRPr="00121E9F" w:rsidRDefault="00493CD5">
      <w:pPr>
        <w:jc w:val="both"/>
        <w:rPr>
          <w:sz w:val="24"/>
          <w:szCs w:val="24"/>
        </w:rPr>
      </w:pPr>
    </w:p>
    <w:p w14:paraId="29D27B3D" w14:textId="77777777" w:rsidR="00493CD5" w:rsidRPr="00121E9F" w:rsidRDefault="00493CD5">
      <w:pPr>
        <w:jc w:val="both"/>
        <w:rPr>
          <w:sz w:val="24"/>
          <w:szCs w:val="24"/>
        </w:rPr>
      </w:pPr>
    </w:p>
    <w:p w14:paraId="29D27B3E" w14:textId="77777777" w:rsidR="00493CD5" w:rsidRPr="00400CA0" w:rsidRDefault="00520C42">
      <w:pPr>
        <w:jc w:val="center"/>
        <w:rPr>
          <w:b/>
          <w:bCs/>
          <w:sz w:val="24"/>
          <w:szCs w:val="24"/>
        </w:rPr>
      </w:pPr>
      <w:r w:rsidRPr="00400CA0">
        <w:rPr>
          <w:b/>
          <w:bCs/>
          <w:sz w:val="24"/>
          <w:szCs w:val="24"/>
        </w:rPr>
        <w:t>ARTICLE VII</w:t>
      </w:r>
    </w:p>
    <w:p w14:paraId="29D27B3F" w14:textId="77777777" w:rsidR="00493CD5" w:rsidRPr="00121E9F" w:rsidRDefault="00520C42">
      <w:pPr>
        <w:jc w:val="center"/>
        <w:rPr>
          <w:b/>
          <w:sz w:val="24"/>
          <w:szCs w:val="24"/>
        </w:rPr>
      </w:pPr>
      <w:r w:rsidRPr="00121E9F">
        <w:rPr>
          <w:b/>
          <w:sz w:val="24"/>
          <w:szCs w:val="24"/>
        </w:rPr>
        <w:t>CERTIFICATES FOR SHARES AND THEIR TRANSFER</w:t>
      </w:r>
    </w:p>
    <w:p w14:paraId="29D27B40" w14:textId="77777777" w:rsidR="00493CD5" w:rsidRPr="00121E9F" w:rsidRDefault="00493CD5">
      <w:pPr>
        <w:jc w:val="both"/>
        <w:rPr>
          <w:b/>
          <w:sz w:val="24"/>
          <w:szCs w:val="24"/>
        </w:rPr>
      </w:pPr>
    </w:p>
    <w:p w14:paraId="29D27B41" w14:textId="77777777" w:rsidR="00493CD5" w:rsidRPr="00121E9F" w:rsidRDefault="00493CD5">
      <w:pPr>
        <w:jc w:val="both"/>
        <w:rPr>
          <w:b/>
          <w:sz w:val="24"/>
          <w:szCs w:val="24"/>
        </w:rPr>
      </w:pPr>
    </w:p>
    <w:p w14:paraId="29D27B42" w14:textId="77777777" w:rsidR="00493CD5" w:rsidRPr="00121E9F" w:rsidRDefault="00520C42">
      <w:pPr>
        <w:jc w:val="both"/>
        <w:rPr>
          <w:b/>
          <w:sz w:val="24"/>
          <w:szCs w:val="24"/>
        </w:rPr>
      </w:pPr>
      <w:r w:rsidRPr="00121E9F">
        <w:rPr>
          <w:b/>
          <w:sz w:val="24"/>
          <w:szCs w:val="24"/>
        </w:rPr>
        <w:t>SECTION 1. Certificates for Shares.</w:t>
      </w:r>
    </w:p>
    <w:p w14:paraId="29D27B43" w14:textId="77777777" w:rsidR="00493CD5" w:rsidRPr="00121E9F" w:rsidRDefault="00493CD5">
      <w:pPr>
        <w:jc w:val="both"/>
        <w:rPr>
          <w:sz w:val="24"/>
          <w:szCs w:val="24"/>
        </w:rPr>
      </w:pPr>
    </w:p>
    <w:p w14:paraId="29D27B44" w14:textId="0D95F446" w:rsidR="00493CD5" w:rsidRPr="00121E9F" w:rsidRDefault="00520C42">
      <w:pPr>
        <w:jc w:val="both"/>
        <w:rPr>
          <w:sz w:val="24"/>
          <w:szCs w:val="24"/>
        </w:rPr>
      </w:pPr>
      <w:r w:rsidRPr="00121E9F">
        <w:rPr>
          <w:sz w:val="24"/>
          <w:szCs w:val="24"/>
        </w:rPr>
        <w:t xml:space="preserve">Certificates representing shares of the </w:t>
      </w:r>
      <w:bookmarkStart w:id="492" w:name="_sbdt_8ce69ae754505762_220"/>
      <w:r w:rsidRPr="00121E9F">
        <w:rPr>
          <w:sz w:val="24"/>
          <w:szCs w:val="24"/>
        </w:rPr>
        <w:t>Corporation</w:t>
      </w:r>
      <w:bookmarkEnd w:id="492"/>
      <w:r w:rsidRPr="00121E9F">
        <w:rPr>
          <w:sz w:val="24"/>
          <w:szCs w:val="24"/>
        </w:rPr>
        <w:t xml:space="preserve"> shall be in such form as may be approved by the Board. Certificates representing shares of each class or series shall be signed by, or in the name of, the </w:t>
      </w:r>
      <w:bookmarkStart w:id="493" w:name="_sbdt_8ce69ae754505762_221"/>
      <w:r w:rsidRPr="00121E9F">
        <w:rPr>
          <w:sz w:val="24"/>
          <w:szCs w:val="24"/>
        </w:rPr>
        <w:t>Corporation</w:t>
      </w:r>
      <w:bookmarkEnd w:id="493"/>
      <w:r w:rsidRPr="00121E9F">
        <w:rPr>
          <w:sz w:val="24"/>
          <w:szCs w:val="24"/>
        </w:rPr>
        <w:t xml:space="preserve"> by: (a) the chairperson of the Board, any vice-chairperson, the president or any vice-president; and (b) the secretary, any assistant secretary, the treasurer or any assistant treasurer. Any or all such signatures may be facsimiles. If a corporate seal is adopted, certificates may bear the impression of such seal. All certificates for shares shall be consecutively numbered or otherwise identified. The name and the last known address of the person to whom the shares are issued, together with the number of shares and the date of issue, shall be entered in the securities register of the </w:t>
      </w:r>
      <w:bookmarkStart w:id="494" w:name="_sbdt_8ce69ae754505762_222"/>
      <w:r w:rsidRPr="00121E9F">
        <w:rPr>
          <w:sz w:val="24"/>
          <w:szCs w:val="24"/>
        </w:rPr>
        <w:t>Corporation</w:t>
      </w:r>
      <w:bookmarkEnd w:id="494"/>
      <w:r w:rsidRPr="00121E9F">
        <w:rPr>
          <w:sz w:val="24"/>
          <w:szCs w:val="24"/>
        </w:rPr>
        <w:t>.</w:t>
      </w:r>
    </w:p>
    <w:p w14:paraId="29D27B45" w14:textId="77777777" w:rsidR="00493CD5" w:rsidRPr="00121E9F" w:rsidRDefault="00493CD5">
      <w:pPr>
        <w:jc w:val="both"/>
        <w:rPr>
          <w:sz w:val="24"/>
          <w:szCs w:val="24"/>
        </w:rPr>
      </w:pPr>
    </w:p>
    <w:p w14:paraId="29D27B46" w14:textId="52EF73AC" w:rsidR="00493CD5" w:rsidRPr="00121E9F" w:rsidRDefault="00520C42">
      <w:pPr>
        <w:jc w:val="both"/>
        <w:rPr>
          <w:sz w:val="24"/>
          <w:szCs w:val="24"/>
        </w:rPr>
      </w:pPr>
      <w:r w:rsidRPr="00121E9F">
        <w:rPr>
          <w:sz w:val="24"/>
          <w:szCs w:val="24"/>
        </w:rPr>
        <w:t xml:space="preserve">All certificates surrendered to the </w:t>
      </w:r>
      <w:bookmarkStart w:id="495" w:name="_sbdt_8ce69ae754505762_223"/>
      <w:r w:rsidRPr="00121E9F">
        <w:rPr>
          <w:sz w:val="24"/>
          <w:szCs w:val="24"/>
        </w:rPr>
        <w:t>Corporation</w:t>
      </w:r>
      <w:bookmarkEnd w:id="495"/>
      <w:r w:rsidRPr="00121E9F">
        <w:rPr>
          <w:sz w:val="24"/>
          <w:szCs w:val="24"/>
        </w:rPr>
        <w:t xml:space="preserve"> for transfer shall be canceled and no new certificate shall be issued until the former certificate for a like number of shares shall have been surrendered and canceled, except that, in the case of a lost, stolen, destroyed or mutilated certificate, the Board may direct that a new certificate be issued therefor upon </w:t>
      </w:r>
      <w:r w:rsidRPr="00121E9F">
        <w:rPr>
          <w:sz w:val="24"/>
          <w:szCs w:val="24"/>
        </w:rPr>
        <w:lastRenderedPageBreak/>
        <w:t xml:space="preserve">the making of a statutory declaration of that fact by the owner and upon such terms and indemnity to the </w:t>
      </w:r>
      <w:bookmarkStart w:id="496" w:name="_sbdt_8ce69ae754505762_224"/>
      <w:r w:rsidRPr="00121E9F">
        <w:rPr>
          <w:sz w:val="24"/>
          <w:szCs w:val="24"/>
        </w:rPr>
        <w:t>Corporation</w:t>
      </w:r>
      <w:bookmarkEnd w:id="496"/>
      <w:r w:rsidRPr="00121E9F">
        <w:rPr>
          <w:sz w:val="24"/>
          <w:szCs w:val="24"/>
        </w:rPr>
        <w:t xml:space="preserve"> as the Board may prescribe.</w:t>
      </w:r>
    </w:p>
    <w:p w14:paraId="29D27B47" w14:textId="77777777" w:rsidR="00493CD5" w:rsidRPr="00121E9F" w:rsidRDefault="00493CD5">
      <w:pPr>
        <w:jc w:val="both"/>
        <w:rPr>
          <w:sz w:val="24"/>
          <w:szCs w:val="24"/>
        </w:rPr>
      </w:pPr>
    </w:p>
    <w:p w14:paraId="29D27B48" w14:textId="77777777" w:rsidR="00493CD5" w:rsidRPr="00121E9F" w:rsidRDefault="00520C42">
      <w:pPr>
        <w:jc w:val="both"/>
        <w:rPr>
          <w:b/>
          <w:sz w:val="24"/>
          <w:szCs w:val="24"/>
        </w:rPr>
      </w:pPr>
      <w:r w:rsidRPr="00121E9F">
        <w:rPr>
          <w:b/>
          <w:sz w:val="24"/>
          <w:szCs w:val="24"/>
        </w:rPr>
        <w:t>SECTION 2. Transfer of Shares.</w:t>
      </w:r>
    </w:p>
    <w:p w14:paraId="29D27B49" w14:textId="77777777" w:rsidR="00493CD5" w:rsidRPr="00121E9F" w:rsidRDefault="00493CD5">
      <w:pPr>
        <w:jc w:val="both"/>
        <w:rPr>
          <w:sz w:val="24"/>
          <w:szCs w:val="24"/>
        </w:rPr>
      </w:pPr>
    </w:p>
    <w:p w14:paraId="29D27B4A" w14:textId="18EC7D54" w:rsidR="00493CD5" w:rsidRPr="00121E9F" w:rsidRDefault="00520C42">
      <w:pPr>
        <w:jc w:val="both"/>
        <w:rPr>
          <w:sz w:val="24"/>
          <w:szCs w:val="24"/>
        </w:rPr>
      </w:pPr>
      <w:r w:rsidRPr="00121E9F">
        <w:rPr>
          <w:sz w:val="24"/>
          <w:szCs w:val="24"/>
        </w:rPr>
        <w:t xml:space="preserve">Transfer of shares of the </w:t>
      </w:r>
      <w:bookmarkStart w:id="497" w:name="_sbdt_8ce69ae754505762_225"/>
      <w:r w:rsidRPr="00121E9F">
        <w:rPr>
          <w:sz w:val="24"/>
          <w:szCs w:val="24"/>
        </w:rPr>
        <w:t>Corporation</w:t>
      </w:r>
      <w:bookmarkEnd w:id="497"/>
      <w:r w:rsidRPr="00121E9F">
        <w:rPr>
          <w:sz w:val="24"/>
          <w:szCs w:val="24"/>
        </w:rPr>
        <w:t xml:space="preserve"> shall be made only on the securities register of the </w:t>
      </w:r>
      <w:bookmarkStart w:id="498" w:name="_sbdt_8ce69ae754505762_226"/>
      <w:r w:rsidRPr="00121E9F">
        <w:rPr>
          <w:sz w:val="24"/>
          <w:szCs w:val="24"/>
        </w:rPr>
        <w:t>Corporation</w:t>
      </w:r>
      <w:bookmarkEnd w:id="498"/>
      <w:r w:rsidRPr="00121E9F">
        <w:rPr>
          <w:sz w:val="24"/>
          <w:szCs w:val="24"/>
        </w:rPr>
        <w:t xml:space="preserve"> by the holder of record thereof or by such holder’s legal representative, who shall furnish proper evidence of authority to transfer, or by such holder’s attorney thereunto authorized by power of attorney duly executed and filed with the </w:t>
      </w:r>
      <w:bookmarkStart w:id="499" w:name="_sbdt_81cd7762d16e6af7_294"/>
      <w:r w:rsidRPr="00121E9F">
        <w:rPr>
          <w:sz w:val="24"/>
          <w:szCs w:val="24"/>
        </w:rPr>
        <w:t>Secretary</w:t>
      </w:r>
      <w:bookmarkEnd w:id="499"/>
      <w:r w:rsidRPr="00121E9F">
        <w:rPr>
          <w:sz w:val="24"/>
          <w:szCs w:val="24"/>
        </w:rPr>
        <w:t xml:space="preserve"> of the </w:t>
      </w:r>
      <w:bookmarkStart w:id="500" w:name="_sbdt_8ce69ae754505762_227"/>
      <w:r w:rsidRPr="00121E9F">
        <w:rPr>
          <w:sz w:val="24"/>
          <w:szCs w:val="24"/>
        </w:rPr>
        <w:t>Corporation</w:t>
      </w:r>
      <w:bookmarkEnd w:id="500"/>
      <w:r w:rsidRPr="00121E9F">
        <w:rPr>
          <w:sz w:val="24"/>
          <w:szCs w:val="24"/>
        </w:rPr>
        <w:t>, and upon surrender for cancellation of the certificate for such shares (if certificated).</w:t>
      </w:r>
    </w:p>
    <w:p w14:paraId="29D27B4B" w14:textId="77777777" w:rsidR="00493CD5" w:rsidRPr="00121E9F" w:rsidRDefault="00493CD5">
      <w:pPr>
        <w:jc w:val="both"/>
        <w:rPr>
          <w:sz w:val="24"/>
          <w:szCs w:val="24"/>
        </w:rPr>
      </w:pPr>
    </w:p>
    <w:p w14:paraId="29D27B4C" w14:textId="24F280A0" w:rsidR="00493CD5" w:rsidRPr="00121E9F" w:rsidRDefault="00520C42">
      <w:pPr>
        <w:jc w:val="both"/>
        <w:rPr>
          <w:sz w:val="24"/>
          <w:szCs w:val="24"/>
        </w:rPr>
      </w:pPr>
      <w:r w:rsidRPr="00121E9F">
        <w:rPr>
          <w:sz w:val="24"/>
          <w:szCs w:val="24"/>
        </w:rPr>
        <w:t xml:space="preserve">The person in whose name shares stand on the books of the </w:t>
      </w:r>
      <w:bookmarkStart w:id="501" w:name="_sbdt_8ce69ae754505762_228"/>
      <w:r w:rsidRPr="00121E9F">
        <w:rPr>
          <w:sz w:val="24"/>
          <w:szCs w:val="24"/>
        </w:rPr>
        <w:t>Corporation</w:t>
      </w:r>
      <w:bookmarkEnd w:id="501"/>
      <w:r w:rsidRPr="00121E9F">
        <w:rPr>
          <w:sz w:val="24"/>
          <w:szCs w:val="24"/>
        </w:rPr>
        <w:t xml:space="preserve"> shall be deemed by the </w:t>
      </w:r>
      <w:bookmarkStart w:id="502" w:name="_sbdt_8ce69ae754505762_229"/>
      <w:r w:rsidRPr="00121E9F">
        <w:rPr>
          <w:sz w:val="24"/>
          <w:szCs w:val="24"/>
        </w:rPr>
        <w:t>Corporation</w:t>
      </w:r>
      <w:bookmarkEnd w:id="502"/>
      <w:r w:rsidRPr="00121E9F">
        <w:rPr>
          <w:sz w:val="24"/>
          <w:szCs w:val="24"/>
        </w:rPr>
        <w:t xml:space="preserve"> to be the owner thereof for all purposes. The </w:t>
      </w:r>
      <w:bookmarkStart w:id="503" w:name="_sbdt_8ce69ae754505762_230"/>
      <w:r w:rsidRPr="00121E9F">
        <w:rPr>
          <w:sz w:val="24"/>
          <w:szCs w:val="24"/>
        </w:rPr>
        <w:t>Corporation</w:t>
      </w:r>
      <w:bookmarkEnd w:id="503"/>
      <w:r w:rsidRPr="00121E9F">
        <w:rPr>
          <w:sz w:val="24"/>
          <w:szCs w:val="24"/>
        </w:rPr>
        <w:t xml:space="preserve"> shall treat the registered holder as the person exclusively entitled to vote, receive notices and dividends, and exercise all rights and powers of an owner.</w:t>
      </w:r>
    </w:p>
    <w:p w14:paraId="29D27B4D" w14:textId="77777777" w:rsidR="00493CD5" w:rsidRPr="00121E9F" w:rsidRDefault="00493CD5">
      <w:pPr>
        <w:jc w:val="both"/>
        <w:rPr>
          <w:sz w:val="24"/>
          <w:szCs w:val="24"/>
        </w:rPr>
      </w:pPr>
    </w:p>
    <w:p w14:paraId="29D27B4E" w14:textId="77777777" w:rsidR="00493CD5" w:rsidRPr="00121E9F" w:rsidRDefault="00493CD5">
      <w:pPr>
        <w:jc w:val="both"/>
        <w:rPr>
          <w:sz w:val="24"/>
          <w:szCs w:val="24"/>
        </w:rPr>
      </w:pPr>
    </w:p>
    <w:p w14:paraId="29D27B4F" w14:textId="77777777" w:rsidR="00493CD5" w:rsidRPr="00121E9F" w:rsidRDefault="00520C42">
      <w:pPr>
        <w:jc w:val="center"/>
        <w:rPr>
          <w:sz w:val="24"/>
          <w:szCs w:val="24"/>
        </w:rPr>
      </w:pPr>
      <w:r w:rsidRPr="00121E9F">
        <w:rPr>
          <w:sz w:val="24"/>
          <w:szCs w:val="24"/>
        </w:rPr>
        <w:t>ARTICLE VIII</w:t>
      </w:r>
    </w:p>
    <w:p w14:paraId="29D27B50" w14:textId="77777777" w:rsidR="00493CD5" w:rsidRPr="00121E9F" w:rsidRDefault="00520C42">
      <w:pPr>
        <w:jc w:val="center"/>
        <w:rPr>
          <w:b/>
          <w:sz w:val="24"/>
          <w:szCs w:val="24"/>
        </w:rPr>
      </w:pPr>
      <w:r w:rsidRPr="00121E9F">
        <w:rPr>
          <w:b/>
          <w:sz w:val="24"/>
          <w:szCs w:val="24"/>
        </w:rPr>
        <w:t>FISCAL YEAR</w:t>
      </w:r>
    </w:p>
    <w:p w14:paraId="29D27B51" w14:textId="77777777" w:rsidR="00493CD5" w:rsidRPr="00121E9F" w:rsidRDefault="00493CD5">
      <w:pPr>
        <w:jc w:val="both"/>
        <w:rPr>
          <w:b/>
          <w:sz w:val="24"/>
          <w:szCs w:val="24"/>
        </w:rPr>
      </w:pPr>
    </w:p>
    <w:p w14:paraId="29D27B52" w14:textId="77777777" w:rsidR="00493CD5" w:rsidRPr="00121E9F" w:rsidRDefault="00493CD5">
      <w:pPr>
        <w:jc w:val="both"/>
        <w:rPr>
          <w:b/>
          <w:sz w:val="24"/>
          <w:szCs w:val="24"/>
        </w:rPr>
      </w:pPr>
    </w:p>
    <w:p w14:paraId="29D27B53" w14:textId="295DE69C" w:rsidR="00493CD5" w:rsidRPr="00121E9F" w:rsidRDefault="00520C42">
      <w:pPr>
        <w:jc w:val="both"/>
        <w:rPr>
          <w:sz w:val="24"/>
          <w:szCs w:val="24"/>
        </w:rPr>
      </w:pPr>
      <w:r w:rsidRPr="00121E9F">
        <w:rPr>
          <w:sz w:val="24"/>
          <w:szCs w:val="24"/>
        </w:rPr>
        <w:t xml:space="preserve">The financial year of the </w:t>
      </w:r>
      <w:bookmarkStart w:id="504" w:name="_sbdt_8ce69ae754505762_231"/>
      <w:r w:rsidRPr="00121E9F">
        <w:rPr>
          <w:sz w:val="24"/>
          <w:szCs w:val="24"/>
        </w:rPr>
        <w:t>Corporation</w:t>
      </w:r>
      <w:bookmarkEnd w:id="504"/>
      <w:r w:rsidRPr="00121E9F">
        <w:rPr>
          <w:sz w:val="24"/>
          <w:szCs w:val="24"/>
        </w:rPr>
        <w:t xml:space="preserve"> shall be determined by the Board.</w:t>
      </w:r>
    </w:p>
    <w:p w14:paraId="29D27B54" w14:textId="77777777" w:rsidR="00493CD5" w:rsidRPr="00121E9F" w:rsidRDefault="00493CD5">
      <w:pPr>
        <w:jc w:val="both"/>
        <w:rPr>
          <w:sz w:val="24"/>
          <w:szCs w:val="24"/>
        </w:rPr>
      </w:pPr>
    </w:p>
    <w:p w14:paraId="29D27B59" w14:textId="77777777" w:rsidR="00493CD5" w:rsidRPr="00121E9F" w:rsidRDefault="00493CD5">
      <w:pPr>
        <w:jc w:val="both"/>
        <w:rPr>
          <w:sz w:val="24"/>
          <w:szCs w:val="24"/>
        </w:rPr>
      </w:pPr>
    </w:p>
    <w:p w14:paraId="29D27B5A" w14:textId="77777777" w:rsidR="00493CD5" w:rsidRPr="00121E9F" w:rsidRDefault="00520C42">
      <w:pPr>
        <w:jc w:val="center"/>
        <w:rPr>
          <w:sz w:val="24"/>
          <w:szCs w:val="24"/>
        </w:rPr>
      </w:pPr>
      <w:r w:rsidRPr="00121E9F">
        <w:rPr>
          <w:sz w:val="24"/>
          <w:szCs w:val="24"/>
        </w:rPr>
        <w:t>ARTICLE IX</w:t>
      </w:r>
    </w:p>
    <w:p w14:paraId="29D27B5B" w14:textId="77777777" w:rsidR="00493CD5" w:rsidRPr="00121E9F" w:rsidRDefault="00520C42">
      <w:pPr>
        <w:jc w:val="center"/>
        <w:rPr>
          <w:b/>
          <w:sz w:val="24"/>
          <w:szCs w:val="24"/>
        </w:rPr>
      </w:pPr>
      <w:r w:rsidRPr="00121E9F">
        <w:rPr>
          <w:b/>
          <w:sz w:val="24"/>
          <w:szCs w:val="24"/>
        </w:rPr>
        <w:t>DIVIDENDS</w:t>
      </w:r>
    </w:p>
    <w:p w14:paraId="29D27B5C" w14:textId="77777777" w:rsidR="00493CD5" w:rsidRPr="00121E9F" w:rsidRDefault="00493CD5">
      <w:pPr>
        <w:jc w:val="both"/>
        <w:rPr>
          <w:b/>
          <w:sz w:val="24"/>
          <w:szCs w:val="24"/>
        </w:rPr>
      </w:pPr>
    </w:p>
    <w:p w14:paraId="29D27B5D" w14:textId="2E95552F" w:rsidR="00493CD5" w:rsidRPr="00121E9F" w:rsidRDefault="00520C42">
      <w:pPr>
        <w:jc w:val="both"/>
        <w:rPr>
          <w:sz w:val="24"/>
          <w:szCs w:val="24"/>
        </w:rPr>
      </w:pPr>
      <w:r w:rsidRPr="00121E9F">
        <w:rPr>
          <w:sz w:val="24"/>
          <w:szCs w:val="24"/>
        </w:rPr>
        <w:t xml:space="preserve">Subject to applicable law, the </w:t>
      </w:r>
      <w:bookmarkStart w:id="505" w:name="_sbdt_0b4fed4fd618b08e_314"/>
      <w:r w:rsidRPr="00121E9F">
        <w:rPr>
          <w:sz w:val="24"/>
          <w:szCs w:val="24"/>
        </w:rPr>
        <w:t>Articles</w:t>
      </w:r>
      <w:bookmarkEnd w:id="505"/>
      <w:r w:rsidRPr="00121E9F">
        <w:rPr>
          <w:sz w:val="24"/>
          <w:szCs w:val="24"/>
        </w:rPr>
        <w:t xml:space="preserve"> and any unanimous shareholder agreement, dividends upon any shares of the </w:t>
      </w:r>
      <w:bookmarkStart w:id="506" w:name="_sbdt_8ce69ae754505762_232"/>
      <w:r w:rsidRPr="00121E9F">
        <w:rPr>
          <w:sz w:val="24"/>
          <w:szCs w:val="24"/>
        </w:rPr>
        <w:t>Corporation</w:t>
      </w:r>
      <w:bookmarkEnd w:id="506"/>
      <w:r w:rsidRPr="00121E9F">
        <w:rPr>
          <w:sz w:val="24"/>
          <w:szCs w:val="24"/>
        </w:rPr>
        <w:t xml:space="preserve"> may be declared by the Board and may be paid in cash, in property or in shares of the </w:t>
      </w:r>
      <w:bookmarkStart w:id="507" w:name="_sbdt_8ce69ae754505762_233"/>
      <w:r w:rsidRPr="00121E9F">
        <w:rPr>
          <w:sz w:val="24"/>
          <w:szCs w:val="24"/>
        </w:rPr>
        <w:t>Corporation</w:t>
      </w:r>
      <w:bookmarkEnd w:id="507"/>
      <w:r w:rsidRPr="00121E9F">
        <w:rPr>
          <w:sz w:val="24"/>
          <w:szCs w:val="24"/>
        </w:rPr>
        <w:t>.</w:t>
      </w:r>
    </w:p>
    <w:p w14:paraId="29D27B5E" w14:textId="77777777" w:rsidR="00493CD5" w:rsidRPr="00121E9F" w:rsidRDefault="00493CD5">
      <w:pPr>
        <w:jc w:val="both"/>
        <w:rPr>
          <w:sz w:val="24"/>
          <w:szCs w:val="24"/>
        </w:rPr>
      </w:pPr>
    </w:p>
    <w:p w14:paraId="29D27B5F" w14:textId="77777777" w:rsidR="00493CD5" w:rsidRPr="00121E9F" w:rsidRDefault="00493CD5">
      <w:pPr>
        <w:jc w:val="both"/>
        <w:rPr>
          <w:sz w:val="24"/>
          <w:szCs w:val="24"/>
        </w:rPr>
      </w:pPr>
    </w:p>
    <w:p w14:paraId="29D27B60" w14:textId="77777777" w:rsidR="00493CD5" w:rsidRPr="00121E9F" w:rsidRDefault="00520C42">
      <w:pPr>
        <w:jc w:val="center"/>
        <w:rPr>
          <w:sz w:val="24"/>
          <w:szCs w:val="24"/>
        </w:rPr>
      </w:pPr>
      <w:r w:rsidRPr="00121E9F">
        <w:rPr>
          <w:sz w:val="24"/>
          <w:szCs w:val="24"/>
        </w:rPr>
        <w:t>ARTICLE X</w:t>
      </w:r>
    </w:p>
    <w:p w14:paraId="29D27B61" w14:textId="77777777" w:rsidR="00493CD5" w:rsidRPr="00121E9F" w:rsidRDefault="00520C42">
      <w:pPr>
        <w:jc w:val="center"/>
        <w:rPr>
          <w:b/>
          <w:sz w:val="24"/>
          <w:szCs w:val="24"/>
        </w:rPr>
      </w:pPr>
      <w:r w:rsidRPr="00121E9F">
        <w:rPr>
          <w:b/>
          <w:sz w:val="24"/>
          <w:szCs w:val="24"/>
        </w:rPr>
        <w:t>CORPORATE SEAL</w:t>
      </w:r>
    </w:p>
    <w:p w14:paraId="29D27B62" w14:textId="77777777" w:rsidR="00493CD5" w:rsidRPr="00121E9F" w:rsidRDefault="00493CD5">
      <w:pPr>
        <w:jc w:val="both"/>
        <w:rPr>
          <w:b/>
          <w:sz w:val="24"/>
          <w:szCs w:val="24"/>
        </w:rPr>
      </w:pPr>
    </w:p>
    <w:p w14:paraId="29D27B63" w14:textId="77777777" w:rsidR="00493CD5" w:rsidRPr="00121E9F" w:rsidRDefault="00493CD5">
      <w:pPr>
        <w:jc w:val="both"/>
        <w:rPr>
          <w:b/>
          <w:sz w:val="24"/>
          <w:szCs w:val="24"/>
        </w:rPr>
      </w:pPr>
    </w:p>
    <w:p w14:paraId="29D27B64" w14:textId="4523FFC6" w:rsidR="00493CD5" w:rsidRPr="00121E9F" w:rsidRDefault="00520C42">
      <w:pPr>
        <w:jc w:val="both"/>
        <w:rPr>
          <w:sz w:val="24"/>
          <w:szCs w:val="24"/>
        </w:rPr>
      </w:pPr>
      <w:r w:rsidRPr="00121E9F">
        <w:rPr>
          <w:sz w:val="24"/>
          <w:szCs w:val="24"/>
        </w:rPr>
        <w:t xml:space="preserve">If adopted, the seal of the </w:t>
      </w:r>
      <w:bookmarkStart w:id="508" w:name="_sbdt_8ce69ae754505762_234"/>
      <w:r w:rsidRPr="00121E9F">
        <w:rPr>
          <w:sz w:val="24"/>
          <w:szCs w:val="24"/>
        </w:rPr>
        <w:t>Corporation</w:t>
      </w:r>
      <w:bookmarkEnd w:id="508"/>
      <w:r w:rsidRPr="00121E9F">
        <w:rPr>
          <w:sz w:val="24"/>
          <w:szCs w:val="24"/>
        </w:rPr>
        <w:t xml:space="preserve"> shall be in such form as may be approved by the Board. The use of the corporate seal, if any, shall not be required for the validity of any instrument, except as otherwise required by law or as the Board may determine.</w:t>
      </w:r>
    </w:p>
    <w:p w14:paraId="29D27B65" w14:textId="77777777" w:rsidR="00493CD5" w:rsidRPr="00121E9F" w:rsidRDefault="00493CD5">
      <w:pPr>
        <w:jc w:val="both"/>
        <w:rPr>
          <w:sz w:val="24"/>
          <w:szCs w:val="24"/>
        </w:rPr>
      </w:pPr>
    </w:p>
    <w:p w14:paraId="29D27B66" w14:textId="77777777" w:rsidR="00493CD5" w:rsidRPr="00121E9F" w:rsidRDefault="00493CD5">
      <w:pPr>
        <w:jc w:val="both"/>
        <w:rPr>
          <w:sz w:val="24"/>
          <w:szCs w:val="24"/>
        </w:rPr>
      </w:pPr>
    </w:p>
    <w:p w14:paraId="29D27B67" w14:textId="77777777" w:rsidR="00493CD5" w:rsidRPr="00121E9F" w:rsidRDefault="00520C42">
      <w:pPr>
        <w:jc w:val="center"/>
        <w:rPr>
          <w:sz w:val="24"/>
          <w:szCs w:val="24"/>
        </w:rPr>
      </w:pPr>
      <w:r w:rsidRPr="00121E9F">
        <w:rPr>
          <w:sz w:val="24"/>
          <w:szCs w:val="24"/>
        </w:rPr>
        <w:t>ARTICLE XI</w:t>
      </w:r>
    </w:p>
    <w:p w14:paraId="29D27B68" w14:textId="77777777" w:rsidR="00493CD5" w:rsidRPr="00121E9F" w:rsidRDefault="00520C42">
      <w:pPr>
        <w:jc w:val="center"/>
        <w:rPr>
          <w:b/>
          <w:sz w:val="24"/>
          <w:szCs w:val="24"/>
        </w:rPr>
      </w:pPr>
      <w:r w:rsidRPr="00121E9F">
        <w:rPr>
          <w:b/>
          <w:sz w:val="24"/>
          <w:szCs w:val="24"/>
        </w:rPr>
        <w:t>WAIVER OF NOTICE</w:t>
      </w:r>
    </w:p>
    <w:p w14:paraId="29D27B69" w14:textId="77777777" w:rsidR="00493CD5" w:rsidRPr="00121E9F" w:rsidRDefault="00493CD5">
      <w:pPr>
        <w:jc w:val="both"/>
        <w:rPr>
          <w:b/>
          <w:sz w:val="24"/>
          <w:szCs w:val="24"/>
        </w:rPr>
      </w:pPr>
    </w:p>
    <w:p w14:paraId="29D27B6A" w14:textId="77777777" w:rsidR="00493CD5" w:rsidRPr="00121E9F" w:rsidRDefault="00493CD5">
      <w:pPr>
        <w:jc w:val="both"/>
        <w:rPr>
          <w:sz w:val="24"/>
          <w:szCs w:val="24"/>
        </w:rPr>
      </w:pPr>
    </w:p>
    <w:p w14:paraId="29D27B6B" w14:textId="6476DB0B" w:rsidR="00493CD5" w:rsidRPr="00121E9F" w:rsidRDefault="00520C42">
      <w:pPr>
        <w:jc w:val="both"/>
        <w:rPr>
          <w:sz w:val="24"/>
          <w:szCs w:val="24"/>
        </w:rPr>
      </w:pPr>
      <w:r w:rsidRPr="00121E9F">
        <w:rPr>
          <w:sz w:val="24"/>
          <w:szCs w:val="24"/>
        </w:rPr>
        <w:t xml:space="preserve">Unless otherwise provided by the </w:t>
      </w:r>
      <w:bookmarkStart w:id="509" w:name="_sbdt_1d9d901c066dbad2_6"/>
      <w:r w:rsidRPr="00121E9F">
        <w:rPr>
          <w:sz w:val="24"/>
          <w:szCs w:val="24"/>
        </w:rPr>
        <w:t>Canada Business Corporations Act</w:t>
      </w:r>
      <w:bookmarkEnd w:id="509"/>
      <w:r w:rsidRPr="00121E9F">
        <w:rPr>
          <w:sz w:val="24"/>
          <w:szCs w:val="24"/>
        </w:rPr>
        <w:t xml:space="preserve">, the </w:t>
      </w:r>
      <w:bookmarkStart w:id="510" w:name="_sbdt_0b4fed4fd618b08e_315"/>
      <w:r w:rsidRPr="00121E9F">
        <w:rPr>
          <w:sz w:val="24"/>
          <w:szCs w:val="24"/>
        </w:rPr>
        <w:t>Articles</w:t>
      </w:r>
      <w:bookmarkEnd w:id="510"/>
      <w:r w:rsidRPr="00121E9F">
        <w:rPr>
          <w:sz w:val="24"/>
          <w:szCs w:val="24"/>
        </w:rPr>
        <w:t xml:space="preserve"> or these </w:t>
      </w:r>
      <w:bookmarkStart w:id="511" w:name="_sbdt_4534ae3f6cb8390f_321"/>
      <w:r w:rsidRPr="00121E9F">
        <w:rPr>
          <w:sz w:val="24"/>
          <w:szCs w:val="24"/>
        </w:rPr>
        <w:t>By-laws</w:t>
      </w:r>
      <w:bookmarkEnd w:id="511"/>
      <w:r w:rsidRPr="00121E9F">
        <w:rPr>
          <w:sz w:val="24"/>
          <w:szCs w:val="24"/>
        </w:rPr>
        <w:t xml:space="preserve">, whenever any notice is required to be given to any shareholder or Director of the </w:t>
      </w:r>
      <w:bookmarkStart w:id="512" w:name="_sbdt_8ce69ae754505762_235"/>
      <w:r w:rsidRPr="00121E9F">
        <w:rPr>
          <w:sz w:val="24"/>
          <w:szCs w:val="24"/>
        </w:rPr>
        <w:t>Corporation</w:t>
      </w:r>
      <w:bookmarkEnd w:id="512"/>
      <w:r w:rsidRPr="00121E9F">
        <w:rPr>
          <w:sz w:val="24"/>
          <w:szCs w:val="24"/>
        </w:rPr>
        <w:t xml:space="preserve"> under the provisions of these </w:t>
      </w:r>
      <w:bookmarkStart w:id="513" w:name="_sbdt_4534ae3f6cb8390f_322"/>
      <w:r w:rsidRPr="00121E9F">
        <w:rPr>
          <w:sz w:val="24"/>
          <w:szCs w:val="24"/>
        </w:rPr>
        <w:t>By-laws</w:t>
      </w:r>
      <w:bookmarkEnd w:id="513"/>
      <w:r w:rsidRPr="00121E9F">
        <w:rPr>
          <w:sz w:val="24"/>
          <w:szCs w:val="24"/>
        </w:rPr>
        <w:t xml:space="preserve"> or the </w:t>
      </w:r>
      <w:bookmarkStart w:id="514" w:name="_sbdt_0b4fed4fd618b08e_316"/>
      <w:r w:rsidRPr="00121E9F">
        <w:rPr>
          <w:sz w:val="24"/>
          <w:szCs w:val="24"/>
        </w:rPr>
        <w:t>Articles</w:t>
      </w:r>
      <w:bookmarkEnd w:id="514"/>
      <w:r w:rsidRPr="00121E9F">
        <w:rPr>
          <w:sz w:val="24"/>
          <w:szCs w:val="24"/>
        </w:rPr>
        <w:t>, a waiver thereof in writing, signed by the person or persons entitled to such notice, whether before or after the time stated therein, shall be deemed equivalent to the giving of such notice.</w:t>
      </w:r>
    </w:p>
    <w:p w14:paraId="29D27B6C" w14:textId="77777777" w:rsidR="00493CD5" w:rsidRPr="00121E9F" w:rsidRDefault="00493CD5">
      <w:pPr>
        <w:jc w:val="both"/>
        <w:rPr>
          <w:sz w:val="24"/>
          <w:szCs w:val="24"/>
        </w:rPr>
      </w:pPr>
    </w:p>
    <w:p w14:paraId="29D27B6E" w14:textId="3EB4DADC" w:rsidR="00493CD5" w:rsidRPr="00121E9F" w:rsidRDefault="00493CD5" w:rsidP="00FD33FE">
      <w:pPr>
        <w:rPr>
          <w:sz w:val="24"/>
          <w:szCs w:val="24"/>
        </w:rPr>
      </w:pPr>
    </w:p>
    <w:p w14:paraId="29D27B6F" w14:textId="77777777" w:rsidR="00493CD5" w:rsidRPr="00121E9F" w:rsidRDefault="00520C42">
      <w:pPr>
        <w:jc w:val="center"/>
        <w:rPr>
          <w:sz w:val="24"/>
          <w:szCs w:val="24"/>
        </w:rPr>
      </w:pPr>
      <w:r w:rsidRPr="00121E9F">
        <w:rPr>
          <w:sz w:val="24"/>
          <w:szCs w:val="24"/>
        </w:rPr>
        <w:t>ARTICLE XII</w:t>
      </w:r>
    </w:p>
    <w:p w14:paraId="29D27B70" w14:textId="77777777" w:rsidR="00493CD5" w:rsidRPr="00121E9F" w:rsidRDefault="00520C42">
      <w:pPr>
        <w:jc w:val="center"/>
        <w:rPr>
          <w:b/>
          <w:sz w:val="24"/>
          <w:szCs w:val="24"/>
        </w:rPr>
      </w:pPr>
      <w:r w:rsidRPr="00121E9F">
        <w:rPr>
          <w:b/>
          <w:sz w:val="24"/>
          <w:szCs w:val="24"/>
        </w:rPr>
        <w:t>AMENDMENTS</w:t>
      </w:r>
    </w:p>
    <w:p w14:paraId="29D27B71" w14:textId="77777777" w:rsidR="00493CD5" w:rsidRPr="00121E9F" w:rsidRDefault="00493CD5">
      <w:pPr>
        <w:jc w:val="both"/>
        <w:rPr>
          <w:b/>
          <w:sz w:val="24"/>
          <w:szCs w:val="24"/>
        </w:rPr>
      </w:pPr>
    </w:p>
    <w:p w14:paraId="29D27B72" w14:textId="77777777" w:rsidR="00493CD5" w:rsidRPr="00121E9F" w:rsidRDefault="00493CD5">
      <w:pPr>
        <w:jc w:val="both"/>
        <w:rPr>
          <w:b/>
          <w:sz w:val="24"/>
          <w:szCs w:val="24"/>
        </w:rPr>
      </w:pPr>
    </w:p>
    <w:p w14:paraId="29D27B73" w14:textId="5BAE2E7F" w:rsidR="00493CD5" w:rsidRPr="00121E9F" w:rsidRDefault="00520C42">
      <w:pPr>
        <w:jc w:val="both"/>
        <w:rPr>
          <w:sz w:val="24"/>
          <w:szCs w:val="24"/>
        </w:rPr>
      </w:pPr>
      <w:r w:rsidRPr="00121E9F">
        <w:rPr>
          <w:sz w:val="24"/>
          <w:szCs w:val="24"/>
        </w:rPr>
        <w:t xml:space="preserve">Subject to the </w:t>
      </w:r>
      <w:bookmarkStart w:id="515" w:name="_sbdt_0b4fed4fd618b08e_317"/>
      <w:r w:rsidRPr="00121E9F">
        <w:rPr>
          <w:sz w:val="24"/>
          <w:szCs w:val="24"/>
        </w:rPr>
        <w:t>Articles</w:t>
      </w:r>
      <w:bookmarkEnd w:id="515"/>
      <w:r w:rsidRPr="00121E9F">
        <w:rPr>
          <w:sz w:val="24"/>
          <w:szCs w:val="24"/>
        </w:rPr>
        <w:t xml:space="preserve"> and any unanimous shareholder agreement, the Board may, by resolution, make, amend or repeal any </w:t>
      </w:r>
      <w:bookmarkStart w:id="516" w:name="_sbdt_4534ae3f6cb8390f_1_325"/>
      <w:r w:rsidRPr="00121E9F">
        <w:rPr>
          <w:sz w:val="24"/>
          <w:szCs w:val="24"/>
        </w:rPr>
        <w:t>By-law</w:t>
      </w:r>
      <w:bookmarkEnd w:id="516"/>
      <w:r w:rsidRPr="00121E9F">
        <w:rPr>
          <w:sz w:val="24"/>
          <w:szCs w:val="24"/>
        </w:rPr>
        <w:t xml:space="preserve">. Any such </w:t>
      </w:r>
      <w:bookmarkStart w:id="517" w:name="_sbdt_4534ae3f6cb8390f_1_326"/>
      <w:r w:rsidRPr="00121E9F">
        <w:rPr>
          <w:sz w:val="24"/>
          <w:szCs w:val="24"/>
        </w:rPr>
        <w:t>By-law</w:t>
      </w:r>
      <w:bookmarkEnd w:id="517"/>
      <w:r w:rsidRPr="00121E9F">
        <w:rPr>
          <w:sz w:val="24"/>
          <w:szCs w:val="24"/>
        </w:rPr>
        <w:t xml:space="preserve">, amendment or repeal shall be effective from the date of the resolution of the Board until the next meeting of shareholders where it may be confirmed, rejected or amended by the shareholders by ordinary resolution. If the </w:t>
      </w:r>
      <w:bookmarkStart w:id="518" w:name="_sbdt_4534ae3f6cb8390f_1_327"/>
      <w:r w:rsidRPr="00121E9F">
        <w:rPr>
          <w:sz w:val="24"/>
          <w:szCs w:val="24"/>
        </w:rPr>
        <w:t>By-law</w:t>
      </w:r>
      <w:bookmarkEnd w:id="518"/>
      <w:r w:rsidRPr="00121E9F">
        <w:rPr>
          <w:sz w:val="24"/>
          <w:szCs w:val="24"/>
        </w:rPr>
        <w:t xml:space="preserve">, amendment or repeal is confirmed, or confirmed as amended, by the shareholders, it remains effective in the form in which it was confirmed. Such </w:t>
      </w:r>
      <w:bookmarkStart w:id="519" w:name="_sbdt_4534ae3f6cb8390f_1_328"/>
      <w:r w:rsidRPr="00121E9F">
        <w:rPr>
          <w:sz w:val="24"/>
          <w:szCs w:val="24"/>
        </w:rPr>
        <w:t>By-law</w:t>
      </w:r>
      <w:bookmarkEnd w:id="519"/>
      <w:r w:rsidRPr="00121E9F">
        <w:rPr>
          <w:sz w:val="24"/>
          <w:szCs w:val="24"/>
        </w:rPr>
        <w:t>, amendment or repeal ceases to have effect if it is not submitted to the shareholders at the next meeting of shareholders or if it is rejected by the shareholders at the meeting.</w:t>
      </w:r>
    </w:p>
    <w:p w14:paraId="29D27B74" w14:textId="77777777" w:rsidR="00493CD5" w:rsidRPr="00121E9F" w:rsidRDefault="00493CD5">
      <w:pPr>
        <w:jc w:val="both"/>
        <w:rPr>
          <w:sz w:val="24"/>
          <w:szCs w:val="24"/>
        </w:rPr>
      </w:pPr>
    </w:p>
    <w:p w14:paraId="29D27B75" w14:textId="0EC01EA2" w:rsidR="00493CD5" w:rsidRPr="00121E9F" w:rsidRDefault="00520C42">
      <w:pPr>
        <w:jc w:val="both"/>
        <w:rPr>
          <w:sz w:val="24"/>
          <w:szCs w:val="24"/>
        </w:rPr>
      </w:pPr>
      <w:r w:rsidRPr="00121E9F">
        <w:rPr>
          <w:sz w:val="24"/>
          <w:szCs w:val="24"/>
        </w:rPr>
        <w:t xml:space="preserve">MADE by the Board the </w:t>
      </w:r>
      <w:r w:rsidR="00400CA0">
        <w:rPr>
          <w:sz w:val="24"/>
          <w:szCs w:val="24"/>
        </w:rPr>
        <w:t>{{Date}}</w:t>
      </w:r>
    </w:p>
    <w:p w14:paraId="29D27B76" w14:textId="77777777" w:rsidR="00493CD5" w:rsidRPr="00121E9F" w:rsidRDefault="00493CD5">
      <w:pPr>
        <w:jc w:val="both"/>
        <w:rPr>
          <w:sz w:val="24"/>
          <w:szCs w:val="24"/>
        </w:rPr>
      </w:pPr>
    </w:p>
    <w:p w14:paraId="29D27B77" w14:textId="77777777" w:rsidR="00493CD5" w:rsidRPr="00121E9F" w:rsidRDefault="00493CD5">
      <w:pPr>
        <w:jc w:val="both"/>
        <w:rPr>
          <w:sz w:val="24"/>
          <w:szCs w:val="24"/>
        </w:rPr>
      </w:pPr>
    </w:p>
    <w:p w14:paraId="29D27B78" w14:textId="77777777" w:rsidR="00493CD5" w:rsidRPr="00121E9F" w:rsidRDefault="00493CD5">
      <w:pPr>
        <w:jc w:val="both"/>
        <w:rPr>
          <w:sz w:val="24"/>
          <w:szCs w:val="24"/>
        </w:rPr>
      </w:pPr>
    </w:p>
    <w:p w14:paraId="29D27B79" w14:textId="77777777" w:rsidR="00493CD5" w:rsidRPr="00121E9F" w:rsidRDefault="00520C42">
      <w:pPr>
        <w:jc w:val="both"/>
        <w:rPr>
          <w:sz w:val="24"/>
          <w:szCs w:val="24"/>
        </w:rPr>
      </w:pPr>
      <w:r w:rsidRPr="00121E9F">
        <w:rPr>
          <w:sz w:val="24"/>
          <w:szCs w:val="24"/>
        </w:rPr>
        <w:t xml:space="preserve">                              </w:t>
      </w:r>
    </w:p>
    <w:p w14:paraId="29D27B7A" w14:textId="77777777" w:rsidR="00493CD5" w:rsidRPr="00121E9F" w:rsidRDefault="00520C42">
      <w:pPr>
        <w:jc w:val="both"/>
        <w:rPr>
          <w:sz w:val="24"/>
          <w:szCs w:val="24"/>
        </w:rPr>
      </w:pPr>
      <w:r w:rsidRPr="00121E9F">
        <w:rPr>
          <w:sz w:val="24"/>
          <w:szCs w:val="24"/>
        </w:rPr>
        <w:t>______________________</w:t>
      </w:r>
    </w:p>
    <w:p w14:paraId="29D27CD9" w14:textId="217E66F6" w:rsidR="00493CD5" w:rsidRPr="00625CB3" w:rsidRDefault="00520C42" w:rsidP="00625CB3">
      <w:pPr>
        <w:jc w:val="both"/>
        <w:rPr>
          <w:sz w:val="24"/>
          <w:szCs w:val="24"/>
        </w:rPr>
      </w:pPr>
      <w:bookmarkStart w:id="520" w:name="_sbdt_81cd7762d16e6af7_295"/>
      <w:r w:rsidRPr="00121E9F">
        <w:rPr>
          <w:sz w:val="24"/>
          <w:szCs w:val="24"/>
        </w:rPr>
        <w:t>Secretary</w:t>
      </w:r>
      <w:bookmarkEnd w:id="520"/>
      <w:r w:rsidRPr="00121E9F">
        <w:rPr>
          <w:sz w:val="24"/>
          <w:szCs w:val="24"/>
        </w:rPr>
        <w:t xml:space="preserve">                              </w:t>
      </w:r>
    </w:p>
    <w:sectPr w:rsidR="00493CD5" w:rsidRPr="00625CB3" w:rsidSect="00AF1CDE">
      <w:pgSz w:w="12240" w:h="15840"/>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1" w:author="Legal - Robert Onley" w:date="2025-09-06T07:23:00Z" w:initials="RO">
    <w:p w14:paraId="2D3FCD31" w14:textId="2A096551" w:rsidR="00154832" w:rsidRDefault="00154832" w:rsidP="00154832">
      <w:r>
        <w:rPr>
          <w:rStyle w:val="CommentReference"/>
        </w:rPr>
        <w:annotationRef/>
      </w:r>
      <w:r>
        <w:rPr>
          <w:sz w:val="20"/>
          <w:szCs w:val="20"/>
        </w:rPr>
        <w:fldChar w:fldCharType="begin"/>
      </w:r>
      <w:r>
        <w:rPr>
          <w:sz w:val="20"/>
          <w:szCs w:val="20"/>
        </w:rPr>
        <w:instrText>HYPERLINK "mailto:amakim@signifi.com"</w:instrText>
      </w:r>
      <w:r>
        <w:rPr>
          <w:sz w:val="20"/>
          <w:szCs w:val="20"/>
        </w:rPr>
      </w:r>
      <w:bookmarkStart w:id="133" w:name="_@_4DCDECE8807CDE4B9DE7C7149B7907A2Z"/>
      <w:r>
        <w:rPr>
          <w:sz w:val="20"/>
          <w:szCs w:val="20"/>
        </w:rPr>
        <w:fldChar w:fldCharType="separate"/>
      </w:r>
      <w:bookmarkEnd w:id="133"/>
      <w:r w:rsidRPr="00154832">
        <w:rPr>
          <w:rStyle w:val="Mention"/>
          <w:noProof/>
          <w:sz w:val="20"/>
          <w:szCs w:val="20"/>
        </w:rPr>
        <w:t>@Anish Makim</w:t>
      </w:r>
      <w:r>
        <w:rPr>
          <w:sz w:val="20"/>
          <w:szCs w:val="20"/>
        </w:rPr>
        <w:fldChar w:fldCharType="end"/>
      </w:r>
      <w:r>
        <w:rPr>
          <w:sz w:val="20"/>
          <w:szCs w:val="20"/>
        </w:rPr>
        <w:t xml:space="preserve"> Have we decided on a Fiscal Year End for the new corporations? </w:t>
      </w:r>
    </w:p>
  </w:comment>
  <w:comment w:id="240" w:author="Legal - Robert Onley" w:date="2025-09-06T07:10:00Z" w:initials="RO">
    <w:p w14:paraId="1A493BB0" w14:textId="30717B3E" w:rsidR="00AF4DCC" w:rsidRDefault="00AF4DCC" w:rsidP="00AF4DCC">
      <w:r>
        <w:rPr>
          <w:rStyle w:val="CommentReference"/>
        </w:rPr>
        <w:annotationRef/>
      </w:r>
      <w:r>
        <w:rPr>
          <w:sz w:val="20"/>
          <w:szCs w:val="20"/>
        </w:rPr>
        <w:t>To be confirmed.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3FCD31" w15:done="0"/>
  <w15:commentEx w15:paraId="1A493B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8AFEFE" w16cex:dateUtc="2025-09-06T11:23:00Z"/>
  <w16cex:commentExtensible w16cex:durableId="0B4F29F4" w16cex:dateUtc="2025-09-06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3FCD31" w16cid:durableId="738AFEFE"/>
  <w16cid:commentId w16cid:paraId="1A493BB0" w16cid:durableId="0B4F29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73DA9" w14:textId="77777777" w:rsidR="00B90C1D" w:rsidRDefault="00B90C1D">
      <w:pPr>
        <w:spacing w:line="240" w:lineRule="auto"/>
      </w:pPr>
      <w:r>
        <w:separator/>
      </w:r>
    </w:p>
  </w:endnote>
  <w:endnote w:type="continuationSeparator" w:id="0">
    <w:p w14:paraId="44E7591C" w14:textId="77777777" w:rsidR="00B90C1D" w:rsidRDefault="00B90C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8577454"/>
      <w:docPartObj>
        <w:docPartGallery w:val="Page Numbers (Bottom of Page)"/>
        <w:docPartUnique/>
      </w:docPartObj>
    </w:sdtPr>
    <w:sdtContent>
      <w:p w14:paraId="3F1C67DB" w14:textId="6A18950B" w:rsidR="00AF1CDE" w:rsidRDefault="00AF1CDE" w:rsidP="008A73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228B7B5" w14:textId="77777777" w:rsidR="00AF1CDE" w:rsidRDefault="00AF1CDE" w:rsidP="00AF1C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492815"/>
      <w:docPartObj>
        <w:docPartGallery w:val="Page Numbers (Bottom of Page)"/>
        <w:docPartUnique/>
      </w:docPartObj>
    </w:sdtPr>
    <w:sdtContent>
      <w:p w14:paraId="73BB17A0" w14:textId="74701CF4" w:rsidR="00AF1CDE" w:rsidRDefault="00AF1CDE" w:rsidP="008A73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182E641A" w14:textId="413C202E" w:rsidR="006C4909" w:rsidRDefault="006C4909" w:rsidP="00AF1CDE">
    <w:pPr>
      <w:pStyle w:val="Footer"/>
      <w:ind w:right="360"/>
      <w:jc w:val="center"/>
    </w:pPr>
  </w:p>
  <w:p w14:paraId="29D27D03" w14:textId="77777777" w:rsidR="00493CD5" w:rsidRDefault="00493CD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3DC5B" w14:textId="77777777" w:rsidR="00441EE6" w:rsidRDefault="00441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02DED" w14:textId="77777777" w:rsidR="00B90C1D" w:rsidRDefault="00B90C1D">
      <w:pPr>
        <w:spacing w:line="240" w:lineRule="auto"/>
      </w:pPr>
      <w:r>
        <w:separator/>
      </w:r>
    </w:p>
  </w:footnote>
  <w:footnote w:type="continuationSeparator" w:id="0">
    <w:p w14:paraId="5F2FC606" w14:textId="77777777" w:rsidR="00B90C1D" w:rsidRDefault="00B90C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5766" w14:textId="77777777" w:rsidR="00441EE6" w:rsidRDefault="00441E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6860" w14:textId="77777777" w:rsidR="00441EE6" w:rsidRDefault="00441E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4E8C" w14:textId="77777777" w:rsidR="00441EE6" w:rsidRDefault="00441E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04DD"/>
    <w:multiLevelType w:val="hybridMultilevel"/>
    <w:tmpl w:val="9C9E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25135E"/>
    <w:multiLevelType w:val="hybridMultilevel"/>
    <w:tmpl w:val="2B6E6C6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DA0F36"/>
    <w:multiLevelType w:val="hybridMultilevel"/>
    <w:tmpl w:val="7236FB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3E5162"/>
    <w:multiLevelType w:val="hybridMultilevel"/>
    <w:tmpl w:val="AE8E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6A1770"/>
    <w:multiLevelType w:val="hybridMultilevel"/>
    <w:tmpl w:val="CAE8D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1403423">
    <w:abstractNumId w:val="1"/>
  </w:num>
  <w:num w:numId="2" w16cid:durableId="130752407">
    <w:abstractNumId w:val="2"/>
  </w:num>
  <w:num w:numId="3" w16cid:durableId="1397708706">
    <w:abstractNumId w:val="3"/>
  </w:num>
  <w:num w:numId="4" w16cid:durableId="7293172">
    <w:abstractNumId w:val="4"/>
  </w:num>
  <w:num w:numId="5" w16cid:durableId="15710436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gal - Robert Onley">
    <w15:presenceInfo w15:providerId="None" w15:userId="Legal - Robert Onl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CD5"/>
    <w:rsid w:val="00017BC4"/>
    <w:rsid w:val="00062F01"/>
    <w:rsid w:val="00095182"/>
    <w:rsid w:val="000E14B2"/>
    <w:rsid w:val="000E36C5"/>
    <w:rsid w:val="000F3EDA"/>
    <w:rsid w:val="00121E9F"/>
    <w:rsid w:val="00154832"/>
    <w:rsid w:val="001A7182"/>
    <w:rsid w:val="001F7D2F"/>
    <w:rsid w:val="00212682"/>
    <w:rsid w:val="00223A7A"/>
    <w:rsid w:val="002628AE"/>
    <w:rsid w:val="00267BCF"/>
    <w:rsid w:val="00292710"/>
    <w:rsid w:val="002A7445"/>
    <w:rsid w:val="002B7BE2"/>
    <w:rsid w:val="002D0B54"/>
    <w:rsid w:val="002F6CED"/>
    <w:rsid w:val="002F7C5A"/>
    <w:rsid w:val="00301F52"/>
    <w:rsid w:val="003113B1"/>
    <w:rsid w:val="00353E73"/>
    <w:rsid w:val="00366F7F"/>
    <w:rsid w:val="00372FAE"/>
    <w:rsid w:val="00372FF3"/>
    <w:rsid w:val="00393747"/>
    <w:rsid w:val="003A39E3"/>
    <w:rsid w:val="00400CA0"/>
    <w:rsid w:val="004331C8"/>
    <w:rsid w:val="00441EE6"/>
    <w:rsid w:val="0046072B"/>
    <w:rsid w:val="00493CD5"/>
    <w:rsid w:val="00495DA7"/>
    <w:rsid w:val="00520C42"/>
    <w:rsid w:val="0056250B"/>
    <w:rsid w:val="005B6D9A"/>
    <w:rsid w:val="005E0466"/>
    <w:rsid w:val="00625CB3"/>
    <w:rsid w:val="006426D6"/>
    <w:rsid w:val="006C4909"/>
    <w:rsid w:val="00706647"/>
    <w:rsid w:val="007869F8"/>
    <w:rsid w:val="0079565D"/>
    <w:rsid w:val="007D6CC4"/>
    <w:rsid w:val="007F5A2B"/>
    <w:rsid w:val="008056C9"/>
    <w:rsid w:val="00821510"/>
    <w:rsid w:val="0082319A"/>
    <w:rsid w:val="008233DD"/>
    <w:rsid w:val="00823FFC"/>
    <w:rsid w:val="008D12AC"/>
    <w:rsid w:val="0092169D"/>
    <w:rsid w:val="00964DC7"/>
    <w:rsid w:val="009A7191"/>
    <w:rsid w:val="009B09F8"/>
    <w:rsid w:val="009B68DA"/>
    <w:rsid w:val="00A508FA"/>
    <w:rsid w:val="00A57A89"/>
    <w:rsid w:val="00A57AC9"/>
    <w:rsid w:val="00A80FFA"/>
    <w:rsid w:val="00AC53EA"/>
    <w:rsid w:val="00AC7A4D"/>
    <w:rsid w:val="00AF1CDE"/>
    <w:rsid w:val="00AF4DCC"/>
    <w:rsid w:val="00B21FD7"/>
    <w:rsid w:val="00B537E4"/>
    <w:rsid w:val="00B65C4D"/>
    <w:rsid w:val="00B715FB"/>
    <w:rsid w:val="00B77803"/>
    <w:rsid w:val="00B90C1D"/>
    <w:rsid w:val="00BA32A3"/>
    <w:rsid w:val="00BC154E"/>
    <w:rsid w:val="00BC6F68"/>
    <w:rsid w:val="00C0459D"/>
    <w:rsid w:val="00C24625"/>
    <w:rsid w:val="00C50C2A"/>
    <w:rsid w:val="00C84B45"/>
    <w:rsid w:val="00CB0A9A"/>
    <w:rsid w:val="00CB5C35"/>
    <w:rsid w:val="00CC4092"/>
    <w:rsid w:val="00D16B1E"/>
    <w:rsid w:val="00D17576"/>
    <w:rsid w:val="00D3498F"/>
    <w:rsid w:val="00D41F29"/>
    <w:rsid w:val="00D70634"/>
    <w:rsid w:val="00D769F9"/>
    <w:rsid w:val="00D841DB"/>
    <w:rsid w:val="00D8649B"/>
    <w:rsid w:val="00DD5A60"/>
    <w:rsid w:val="00E73630"/>
    <w:rsid w:val="00E816A7"/>
    <w:rsid w:val="00EC50C8"/>
    <w:rsid w:val="00EE74DC"/>
    <w:rsid w:val="00EE7EB3"/>
    <w:rsid w:val="00F051B2"/>
    <w:rsid w:val="00F106E9"/>
    <w:rsid w:val="00F77752"/>
    <w:rsid w:val="00F93177"/>
    <w:rsid w:val="00FA5076"/>
    <w:rsid w:val="00FA5F28"/>
    <w:rsid w:val="00FA7215"/>
    <w:rsid w:val="00FC254A"/>
    <w:rsid w:val="00FD33FE"/>
    <w:rsid w:val="00FE2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277C4"/>
  <w15:docId w15:val="{24C0C733-4FAB-4632-874D-D14FCE116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EB3"/>
  </w:style>
  <w:style w:type="paragraph" w:styleId="Heading1">
    <w:name w:val="heading 1"/>
    <w:basedOn w:val="Normal"/>
    <w:next w:val="Normal"/>
    <w:uiPriority w:val="9"/>
    <w:qFormat/>
    <w:rsid w:val="007D6CC4"/>
    <w:pPr>
      <w:keepNext/>
      <w:keepLines/>
      <w:spacing w:before="400" w:after="120"/>
      <w:jc w:val="center"/>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00" w:type="dxa"/>
        <w:left w:w="100" w:type="dxa"/>
        <w:bottom w:w="100" w:type="dxa"/>
        <w:right w:w="100"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00" w:type="dxa"/>
        <w:left w:w="100" w:type="dxa"/>
        <w:bottom w:w="100" w:type="dxa"/>
        <w:right w:w="100" w:type="dxa"/>
      </w:tblCellMar>
    </w:tblPr>
  </w:style>
  <w:style w:type="table" w:customStyle="1" w:styleId="affffffffd">
    <w:basedOn w:val="TableNormal"/>
    <w:tblPr>
      <w:tblStyleRowBandSize w:val="1"/>
      <w:tblStyleColBandSize w:val="1"/>
      <w:tblCellMar>
        <w:top w:w="100" w:type="dxa"/>
        <w:left w:w="100" w:type="dxa"/>
        <w:bottom w:w="100" w:type="dxa"/>
        <w:right w:w="100" w:type="dxa"/>
      </w:tblCellMar>
    </w:tblPr>
  </w:style>
  <w:style w:type="table" w:customStyle="1" w:styleId="affffffffe">
    <w:basedOn w:val="TableNormal"/>
    <w:tblPr>
      <w:tblStyleRowBandSize w:val="1"/>
      <w:tblStyleColBandSize w:val="1"/>
      <w:tblCellMar>
        <w:top w:w="100" w:type="dxa"/>
        <w:left w:w="100" w:type="dxa"/>
        <w:bottom w:w="100" w:type="dxa"/>
        <w:right w:w="100" w:type="dxa"/>
      </w:tblCellMar>
    </w:tblPr>
  </w:style>
  <w:style w:type="table" w:customStyle="1" w:styleId="afffffffff">
    <w:basedOn w:val="TableNormal"/>
    <w:tblPr>
      <w:tblStyleRowBandSize w:val="1"/>
      <w:tblStyleColBandSize w:val="1"/>
      <w:tblCellMar>
        <w:top w:w="100" w:type="dxa"/>
        <w:left w:w="100" w:type="dxa"/>
        <w:bottom w:w="100" w:type="dxa"/>
        <w:right w:w="100" w:type="dxa"/>
      </w:tblCellMar>
    </w:tblPr>
  </w:style>
  <w:style w:type="table" w:customStyle="1" w:styleId="afffffffff0">
    <w:basedOn w:val="TableNormal"/>
    <w:tblPr>
      <w:tblStyleRowBandSize w:val="1"/>
      <w:tblStyleColBandSize w:val="1"/>
      <w:tblCellMar>
        <w:top w:w="100" w:type="dxa"/>
        <w:left w:w="100" w:type="dxa"/>
        <w:bottom w:w="100" w:type="dxa"/>
        <w:right w:w="100" w:type="dxa"/>
      </w:tblCellMar>
    </w:tblPr>
  </w:style>
  <w:style w:type="table" w:customStyle="1" w:styleId="afffffffff1">
    <w:basedOn w:val="TableNormal"/>
    <w:tblPr>
      <w:tblStyleRowBandSize w:val="1"/>
      <w:tblStyleColBandSize w:val="1"/>
      <w:tblCellMar>
        <w:top w:w="100" w:type="dxa"/>
        <w:left w:w="100" w:type="dxa"/>
        <w:bottom w:w="100" w:type="dxa"/>
        <w:right w:w="100" w:type="dxa"/>
      </w:tblCellMar>
    </w:tblPr>
  </w:style>
  <w:style w:type="table" w:customStyle="1" w:styleId="afffffffff2">
    <w:basedOn w:val="TableNormal"/>
    <w:tblPr>
      <w:tblStyleRowBandSize w:val="1"/>
      <w:tblStyleColBandSize w:val="1"/>
      <w:tblCellMar>
        <w:top w:w="100" w:type="dxa"/>
        <w:left w:w="100" w:type="dxa"/>
        <w:bottom w:w="100" w:type="dxa"/>
        <w:right w:w="100" w:type="dxa"/>
      </w:tblCellMar>
    </w:tblPr>
  </w:style>
  <w:style w:type="table" w:customStyle="1" w:styleId="afffffffff3">
    <w:basedOn w:val="TableNormal"/>
    <w:tblPr>
      <w:tblStyleRowBandSize w:val="1"/>
      <w:tblStyleColBandSize w:val="1"/>
      <w:tblCellMar>
        <w:top w:w="100" w:type="dxa"/>
        <w:left w:w="100" w:type="dxa"/>
        <w:bottom w:w="100" w:type="dxa"/>
        <w:right w:w="100" w:type="dxa"/>
      </w:tblCellMar>
    </w:tblPr>
  </w:style>
  <w:style w:type="table" w:customStyle="1" w:styleId="afffffffff4">
    <w:basedOn w:val="TableNormal"/>
    <w:tblPr>
      <w:tblStyleRowBandSize w:val="1"/>
      <w:tblStyleColBandSize w:val="1"/>
      <w:tblCellMar>
        <w:top w:w="100" w:type="dxa"/>
        <w:left w:w="100" w:type="dxa"/>
        <w:bottom w:w="100" w:type="dxa"/>
        <w:right w:w="100" w:type="dxa"/>
      </w:tblCellMar>
    </w:tblPr>
  </w:style>
  <w:style w:type="table" w:customStyle="1" w:styleId="afffffffff5">
    <w:basedOn w:val="TableNormal"/>
    <w:tblPr>
      <w:tblStyleRowBandSize w:val="1"/>
      <w:tblStyleColBandSize w:val="1"/>
      <w:tblCellMar>
        <w:top w:w="100" w:type="dxa"/>
        <w:left w:w="100" w:type="dxa"/>
        <w:bottom w:w="100" w:type="dxa"/>
        <w:right w:w="100" w:type="dxa"/>
      </w:tblCellMar>
    </w:tblPr>
  </w:style>
  <w:style w:type="table" w:customStyle="1" w:styleId="afffffffff6">
    <w:basedOn w:val="TableNormal"/>
    <w:tblPr>
      <w:tblStyleRowBandSize w:val="1"/>
      <w:tblStyleColBandSize w:val="1"/>
      <w:tblCellMar>
        <w:top w:w="100" w:type="dxa"/>
        <w:left w:w="100" w:type="dxa"/>
        <w:bottom w:w="100" w:type="dxa"/>
        <w:right w:w="100" w:type="dxa"/>
      </w:tblCellMar>
    </w:tblPr>
  </w:style>
  <w:style w:type="table" w:customStyle="1" w:styleId="afffffffff7">
    <w:basedOn w:val="TableNormal"/>
    <w:tblPr>
      <w:tblStyleRowBandSize w:val="1"/>
      <w:tblStyleColBandSize w:val="1"/>
      <w:tblCellMar>
        <w:top w:w="100" w:type="dxa"/>
        <w:left w:w="100" w:type="dxa"/>
        <w:bottom w:w="100" w:type="dxa"/>
        <w:right w:w="100" w:type="dxa"/>
      </w:tblCellMar>
    </w:tblPr>
  </w:style>
  <w:style w:type="table" w:customStyle="1" w:styleId="afffffffff8">
    <w:basedOn w:val="TableNormal"/>
    <w:tblPr>
      <w:tblStyleRowBandSize w:val="1"/>
      <w:tblStyleColBandSize w:val="1"/>
      <w:tblCellMar>
        <w:top w:w="100" w:type="dxa"/>
        <w:left w:w="100" w:type="dxa"/>
        <w:bottom w:w="100" w:type="dxa"/>
        <w:right w:w="100" w:type="dxa"/>
      </w:tblCellMar>
    </w:tblPr>
  </w:style>
  <w:style w:type="table" w:customStyle="1" w:styleId="afffffffff9">
    <w:basedOn w:val="TableNormal"/>
    <w:tblPr>
      <w:tblStyleRowBandSize w:val="1"/>
      <w:tblStyleColBandSize w:val="1"/>
      <w:tblCellMar>
        <w:top w:w="100" w:type="dxa"/>
        <w:left w:w="100" w:type="dxa"/>
        <w:bottom w:w="100" w:type="dxa"/>
        <w:right w:w="100" w:type="dxa"/>
      </w:tblCellMar>
    </w:tblPr>
  </w:style>
  <w:style w:type="table" w:customStyle="1" w:styleId="afffffffffa">
    <w:basedOn w:val="TableNormal"/>
    <w:tblPr>
      <w:tblStyleRowBandSize w:val="1"/>
      <w:tblStyleColBandSize w:val="1"/>
      <w:tblCellMar>
        <w:top w:w="100" w:type="dxa"/>
        <w:left w:w="100" w:type="dxa"/>
        <w:bottom w:w="100" w:type="dxa"/>
        <w:right w:w="100" w:type="dxa"/>
      </w:tblCellMar>
    </w:tblPr>
  </w:style>
  <w:style w:type="table" w:customStyle="1" w:styleId="afffffffffb">
    <w:basedOn w:val="TableNormal"/>
    <w:tblPr>
      <w:tblStyleRowBandSize w:val="1"/>
      <w:tblStyleColBandSize w:val="1"/>
      <w:tblCellMar>
        <w:top w:w="100" w:type="dxa"/>
        <w:left w:w="100" w:type="dxa"/>
        <w:bottom w:w="100" w:type="dxa"/>
        <w:right w:w="100" w:type="dxa"/>
      </w:tblCellMar>
    </w:tblPr>
  </w:style>
  <w:style w:type="table" w:customStyle="1" w:styleId="afffffffffc">
    <w:basedOn w:val="TableNormal"/>
    <w:tblPr>
      <w:tblStyleRowBandSize w:val="1"/>
      <w:tblStyleColBandSize w:val="1"/>
      <w:tblCellMar>
        <w:top w:w="100" w:type="dxa"/>
        <w:left w:w="100" w:type="dxa"/>
        <w:bottom w:w="100" w:type="dxa"/>
        <w:right w:w="100" w:type="dxa"/>
      </w:tblCellMar>
    </w:tblPr>
  </w:style>
  <w:style w:type="table" w:customStyle="1" w:styleId="afffffffffd">
    <w:basedOn w:val="TableNormal"/>
    <w:tblPr>
      <w:tblStyleRowBandSize w:val="1"/>
      <w:tblStyleColBandSize w:val="1"/>
      <w:tblCellMar>
        <w:top w:w="100" w:type="dxa"/>
        <w:left w:w="100" w:type="dxa"/>
        <w:bottom w:w="100" w:type="dxa"/>
        <w:right w:w="100" w:type="dxa"/>
      </w:tblCellMar>
    </w:tblPr>
  </w:style>
  <w:style w:type="table" w:customStyle="1" w:styleId="afffffffffe">
    <w:basedOn w:val="TableNormal"/>
    <w:tblPr>
      <w:tblStyleRowBandSize w:val="1"/>
      <w:tblStyleColBandSize w:val="1"/>
      <w:tblCellMar>
        <w:top w:w="100" w:type="dxa"/>
        <w:left w:w="100" w:type="dxa"/>
        <w:bottom w:w="100" w:type="dxa"/>
        <w:right w:w="100" w:type="dxa"/>
      </w:tblCellMar>
    </w:tblPr>
  </w:style>
  <w:style w:type="table" w:customStyle="1" w:styleId="affffffffff">
    <w:basedOn w:val="TableNormal"/>
    <w:tblPr>
      <w:tblStyleRowBandSize w:val="1"/>
      <w:tblStyleColBandSize w:val="1"/>
      <w:tblCellMar>
        <w:top w:w="100" w:type="dxa"/>
        <w:left w:w="100" w:type="dxa"/>
        <w:bottom w:w="100" w:type="dxa"/>
        <w:right w:w="100" w:type="dxa"/>
      </w:tblCellMar>
    </w:tblPr>
  </w:style>
  <w:style w:type="table" w:customStyle="1" w:styleId="affffffffff0">
    <w:basedOn w:val="TableNormal"/>
    <w:tblPr>
      <w:tblStyleRowBandSize w:val="1"/>
      <w:tblStyleColBandSize w:val="1"/>
      <w:tblCellMar>
        <w:top w:w="100" w:type="dxa"/>
        <w:left w:w="100" w:type="dxa"/>
        <w:bottom w:w="100" w:type="dxa"/>
        <w:right w:w="100" w:type="dxa"/>
      </w:tblCellMar>
    </w:tblPr>
  </w:style>
  <w:style w:type="table" w:customStyle="1" w:styleId="affffffffff1">
    <w:basedOn w:val="TableNormal"/>
    <w:tblPr>
      <w:tblStyleRowBandSize w:val="1"/>
      <w:tblStyleColBandSize w:val="1"/>
      <w:tblCellMar>
        <w:top w:w="100" w:type="dxa"/>
        <w:left w:w="100" w:type="dxa"/>
        <w:bottom w:w="100" w:type="dxa"/>
        <w:right w:w="100" w:type="dxa"/>
      </w:tblCellMar>
    </w:tblPr>
  </w:style>
  <w:style w:type="table" w:customStyle="1" w:styleId="affffffffff2">
    <w:basedOn w:val="TableNormal"/>
    <w:tblPr>
      <w:tblStyleRowBandSize w:val="1"/>
      <w:tblStyleColBandSize w:val="1"/>
      <w:tblCellMar>
        <w:top w:w="100" w:type="dxa"/>
        <w:left w:w="100" w:type="dxa"/>
        <w:bottom w:w="100" w:type="dxa"/>
        <w:right w:w="100" w:type="dxa"/>
      </w:tblCellMar>
    </w:tblPr>
  </w:style>
  <w:style w:type="table" w:customStyle="1" w:styleId="affffffffff3">
    <w:basedOn w:val="TableNormal"/>
    <w:tblPr>
      <w:tblStyleRowBandSize w:val="1"/>
      <w:tblStyleColBandSize w:val="1"/>
      <w:tblCellMar>
        <w:top w:w="100" w:type="dxa"/>
        <w:left w:w="100" w:type="dxa"/>
        <w:bottom w:w="100" w:type="dxa"/>
        <w:right w:w="100" w:type="dxa"/>
      </w:tblCellMar>
    </w:tblPr>
  </w:style>
  <w:style w:type="table" w:customStyle="1" w:styleId="affffffffff4">
    <w:basedOn w:val="TableNormal"/>
    <w:tblPr>
      <w:tblStyleRowBandSize w:val="1"/>
      <w:tblStyleColBandSize w:val="1"/>
      <w:tblCellMar>
        <w:top w:w="100" w:type="dxa"/>
        <w:left w:w="100" w:type="dxa"/>
        <w:bottom w:w="100" w:type="dxa"/>
        <w:right w:w="100" w:type="dxa"/>
      </w:tblCellMar>
    </w:tblPr>
  </w:style>
  <w:style w:type="table" w:customStyle="1" w:styleId="affffffffff5">
    <w:basedOn w:val="TableNormal"/>
    <w:tblPr>
      <w:tblStyleRowBandSize w:val="1"/>
      <w:tblStyleColBandSize w:val="1"/>
      <w:tblCellMar>
        <w:top w:w="100" w:type="dxa"/>
        <w:left w:w="100" w:type="dxa"/>
        <w:bottom w:w="100" w:type="dxa"/>
        <w:right w:w="100" w:type="dxa"/>
      </w:tblCellMar>
    </w:tblPr>
  </w:style>
  <w:style w:type="table" w:customStyle="1" w:styleId="affffffffff6">
    <w:basedOn w:val="TableNormal"/>
    <w:tblPr>
      <w:tblStyleRowBandSize w:val="1"/>
      <w:tblStyleColBandSize w:val="1"/>
      <w:tblCellMar>
        <w:top w:w="100" w:type="dxa"/>
        <w:left w:w="100" w:type="dxa"/>
        <w:bottom w:w="100" w:type="dxa"/>
        <w:right w:w="100" w:type="dxa"/>
      </w:tblCellMar>
    </w:tblPr>
  </w:style>
  <w:style w:type="table" w:customStyle="1" w:styleId="affffffffff7">
    <w:basedOn w:val="TableNormal"/>
    <w:tblPr>
      <w:tblStyleRowBandSize w:val="1"/>
      <w:tblStyleColBandSize w:val="1"/>
      <w:tblCellMar>
        <w:top w:w="100" w:type="dxa"/>
        <w:left w:w="100" w:type="dxa"/>
        <w:bottom w:w="100" w:type="dxa"/>
        <w:right w:w="100" w:type="dxa"/>
      </w:tblCellMar>
    </w:tblPr>
  </w:style>
  <w:style w:type="table" w:customStyle="1" w:styleId="affffffffff8">
    <w:basedOn w:val="TableNormal"/>
    <w:tblPr>
      <w:tblStyleRowBandSize w:val="1"/>
      <w:tblStyleColBandSize w:val="1"/>
      <w:tblCellMar>
        <w:top w:w="100" w:type="dxa"/>
        <w:left w:w="100" w:type="dxa"/>
        <w:bottom w:w="100" w:type="dxa"/>
        <w:right w:w="100" w:type="dxa"/>
      </w:tblCellMar>
    </w:tblPr>
  </w:style>
  <w:style w:type="table" w:customStyle="1" w:styleId="affffffffff9">
    <w:basedOn w:val="TableNormal"/>
    <w:tblPr>
      <w:tblStyleRowBandSize w:val="1"/>
      <w:tblStyleColBandSize w:val="1"/>
      <w:tblCellMar>
        <w:top w:w="100" w:type="dxa"/>
        <w:left w:w="100" w:type="dxa"/>
        <w:bottom w:w="100" w:type="dxa"/>
        <w:right w:w="100" w:type="dxa"/>
      </w:tblCellMar>
    </w:tblPr>
  </w:style>
  <w:style w:type="table" w:customStyle="1" w:styleId="affffffffffa">
    <w:basedOn w:val="TableNormal"/>
    <w:tblPr>
      <w:tblStyleRowBandSize w:val="1"/>
      <w:tblStyleColBandSize w:val="1"/>
      <w:tblCellMar>
        <w:top w:w="100" w:type="dxa"/>
        <w:left w:w="100" w:type="dxa"/>
        <w:bottom w:w="100" w:type="dxa"/>
        <w:right w:w="100" w:type="dxa"/>
      </w:tblCellMar>
    </w:tblPr>
  </w:style>
  <w:style w:type="table" w:customStyle="1" w:styleId="affffffffffb">
    <w:basedOn w:val="TableNormal"/>
    <w:tblPr>
      <w:tblStyleRowBandSize w:val="1"/>
      <w:tblStyleColBandSize w:val="1"/>
      <w:tblCellMar>
        <w:top w:w="100" w:type="dxa"/>
        <w:left w:w="100" w:type="dxa"/>
        <w:bottom w:w="100" w:type="dxa"/>
        <w:right w:w="100" w:type="dxa"/>
      </w:tblCellMar>
    </w:tblPr>
  </w:style>
  <w:style w:type="table" w:customStyle="1" w:styleId="affffffffffc">
    <w:basedOn w:val="TableNormal"/>
    <w:tblPr>
      <w:tblStyleRowBandSize w:val="1"/>
      <w:tblStyleColBandSize w:val="1"/>
      <w:tblCellMar>
        <w:top w:w="100" w:type="dxa"/>
        <w:left w:w="100" w:type="dxa"/>
        <w:bottom w:w="100" w:type="dxa"/>
        <w:right w:w="100" w:type="dxa"/>
      </w:tblCellMar>
    </w:tblPr>
  </w:style>
  <w:style w:type="table" w:customStyle="1" w:styleId="affffffffffd">
    <w:basedOn w:val="TableNormal"/>
    <w:tblPr>
      <w:tblStyleRowBandSize w:val="1"/>
      <w:tblStyleColBandSize w:val="1"/>
      <w:tblCellMar>
        <w:top w:w="100" w:type="dxa"/>
        <w:left w:w="100" w:type="dxa"/>
        <w:bottom w:w="100" w:type="dxa"/>
        <w:right w:w="100" w:type="dxa"/>
      </w:tblCellMar>
    </w:tblPr>
  </w:style>
  <w:style w:type="table" w:customStyle="1" w:styleId="affffffffffe">
    <w:basedOn w:val="TableNormal"/>
    <w:tblPr>
      <w:tblStyleRowBandSize w:val="1"/>
      <w:tblStyleColBandSize w:val="1"/>
      <w:tblCellMar>
        <w:top w:w="100" w:type="dxa"/>
        <w:left w:w="100" w:type="dxa"/>
        <w:bottom w:w="100" w:type="dxa"/>
        <w:right w:w="100" w:type="dxa"/>
      </w:tblCellMar>
    </w:tblPr>
  </w:style>
  <w:style w:type="table" w:customStyle="1" w:styleId="afffffffffff">
    <w:basedOn w:val="TableNormal"/>
    <w:tblPr>
      <w:tblStyleRowBandSize w:val="1"/>
      <w:tblStyleColBandSize w:val="1"/>
      <w:tblCellMar>
        <w:top w:w="100" w:type="dxa"/>
        <w:left w:w="100" w:type="dxa"/>
        <w:bottom w:w="100" w:type="dxa"/>
        <w:right w:w="100" w:type="dxa"/>
      </w:tblCellMar>
    </w:tblPr>
  </w:style>
  <w:style w:type="table" w:customStyle="1" w:styleId="afffffffffff0">
    <w:basedOn w:val="TableNormal"/>
    <w:tblPr>
      <w:tblStyleRowBandSize w:val="1"/>
      <w:tblStyleColBandSize w:val="1"/>
      <w:tblCellMar>
        <w:top w:w="100" w:type="dxa"/>
        <w:left w:w="100" w:type="dxa"/>
        <w:bottom w:w="100" w:type="dxa"/>
        <w:right w:w="100" w:type="dxa"/>
      </w:tblCellMar>
    </w:tblPr>
  </w:style>
  <w:style w:type="table" w:customStyle="1" w:styleId="afffffffffff1">
    <w:basedOn w:val="TableNormal"/>
    <w:tblPr>
      <w:tblStyleRowBandSize w:val="1"/>
      <w:tblStyleColBandSize w:val="1"/>
      <w:tblCellMar>
        <w:top w:w="100" w:type="dxa"/>
        <w:left w:w="100" w:type="dxa"/>
        <w:bottom w:w="100" w:type="dxa"/>
        <w:right w:w="100" w:type="dxa"/>
      </w:tblCellMar>
    </w:tblPr>
  </w:style>
  <w:style w:type="table" w:customStyle="1" w:styleId="afffffffffff2">
    <w:basedOn w:val="TableNormal"/>
    <w:tblPr>
      <w:tblStyleRowBandSize w:val="1"/>
      <w:tblStyleColBandSize w:val="1"/>
      <w:tblCellMar>
        <w:top w:w="100" w:type="dxa"/>
        <w:left w:w="100" w:type="dxa"/>
        <w:bottom w:w="100" w:type="dxa"/>
        <w:right w:w="100" w:type="dxa"/>
      </w:tblCellMar>
    </w:tblPr>
  </w:style>
  <w:style w:type="table" w:customStyle="1" w:styleId="afffffffffff3">
    <w:basedOn w:val="TableNormal"/>
    <w:tblPr>
      <w:tblStyleRowBandSize w:val="1"/>
      <w:tblStyleColBandSize w:val="1"/>
      <w:tblCellMar>
        <w:top w:w="100" w:type="dxa"/>
        <w:left w:w="100" w:type="dxa"/>
        <w:bottom w:w="100" w:type="dxa"/>
        <w:right w:w="100" w:type="dxa"/>
      </w:tblCellMar>
    </w:tblPr>
  </w:style>
  <w:style w:type="table" w:customStyle="1" w:styleId="afffffffffff4">
    <w:basedOn w:val="TableNormal"/>
    <w:tblPr>
      <w:tblStyleRowBandSize w:val="1"/>
      <w:tblStyleColBandSize w:val="1"/>
      <w:tblCellMar>
        <w:top w:w="100" w:type="dxa"/>
        <w:left w:w="100" w:type="dxa"/>
        <w:bottom w:w="100" w:type="dxa"/>
        <w:right w:w="100" w:type="dxa"/>
      </w:tblCellMar>
    </w:tblPr>
  </w:style>
  <w:style w:type="table" w:customStyle="1" w:styleId="afffffffffff5">
    <w:basedOn w:val="TableNormal"/>
    <w:tblPr>
      <w:tblStyleRowBandSize w:val="1"/>
      <w:tblStyleColBandSize w:val="1"/>
      <w:tblCellMar>
        <w:top w:w="100" w:type="dxa"/>
        <w:left w:w="100" w:type="dxa"/>
        <w:bottom w:w="100" w:type="dxa"/>
        <w:right w:w="100" w:type="dxa"/>
      </w:tblCellMar>
    </w:tblPr>
  </w:style>
  <w:style w:type="table" w:customStyle="1" w:styleId="afffffffffff6">
    <w:basedOn w:val="TableNormal"/>
    <w:tblPr>
      <w:tblStyleRowBandSize w:val="1"/>
      <w:tblStyleColBandSize w:val="1"/>
      <w:tblCellMar>
        <w:top w:w="100" w:type="dxa"/>
        <w:left w:w="100" w:type="dxa"/>
        <w:bottom w:w="100" w:type="dxa"/>
        <w:right w:w="100" w:type="dxa"/>
      </w:tblCellMar>
    </w:tblPr>
  </w:style>
  <w:style w:type="table" w:customStyle="1" w:styleId="afffffffffff7">
    <w:basedOn w:val="TableNormal"/>
    <w:tblPr>
      <w:tblStyleRowBandSize w:val="1"/>
      <w:tblStyleColBandSize w:val="1"/>
      <w:tblCellMar>
        <w:top w:w="100" w:type="dxa"/>
        <w:left w:w="100" w:type="dxa"/>
        <w:bottom w:w="100" w:type="dxa"/>
        <w:right w:w="100" w:type="dxa"/>
      </w:tblCellMar>
    </w:tblPr>
  </w:style>
  <w:style w:type="table" w:customStyle="1" w:styleId="afffffffffff8">
    <w:basedOn w:val="TableNormal"/>
    <w:tblPr>
      <w:tblStyleRowBandSize w:val="1"/>
      <w:tblStyleColBandSize w:val="1"/>
      <w:tblCellMar>
        <w:top w:w="100" w:type="dxa"/>
        <w:left w:w="100" w:type="dxa"/>
        <w:bottom w:w="100" w:type="dxa"/>
        <w:right w:w="100" w:type="dxa"/>
      </w:tblCellMar>
    </w:tblPr>
  </w:style>
  <w:style w:type="table" w:customStyle="1" w:styleId="afffffffffff9">
    <w:basedOn w:val="TableNormal"/>
    <w:tblPr>
      <w:tblStyleRowBandSize w:val="1"/>
      <w:tblStyleColBandSize w:val="1"/>
      <w:tblCellMar>
        <w:top w:w="100" w:type="dxa"/>
        <w:left w:w="100" w:type="dxa"/>
        <w:bottom w:w="100" w:type="dxa"/>
        <w:right w:w="100" w:type="dxa"/>
      </w:tblCellMar>
    </w:tblPr>
  </w:style>
  <w:style w:type="table" w:customStyle="1" w:styleId="afffffffffffa">
    <w:basedOn w:val="TableNormal"/>
    <w:tblPr>
      <w:tblStyleRowBandSize w:val="1"/>
      <w:tblStyleColBandSize w:val="1"/>
      <w:tblCellMar>
        <w:top w:w="100" w:type="dxa"/>
        <w:left w:w="100" w:type="dxa"/>
        <w:bottom w:w="100" w:type="dxa"/>
        <w:right w:w="100" w:type="dxa"/>
      </w:tblCellMar>
    </w:tblPr>
  </w:style>
  <w:style w:type="table" w:customStyle="1" w:styleId="afffffffffffb">
    <w:basedOn w:val="TableNormal"/>
    <w:tblPr>
      <w:tblStyleRowBandSize w:val="1"/>
      <w:tblStyleColBandSize w:val="1"/>
      <w:tblCellMar>
        <w:top w:w="100" w:type="dxa"/>
        <w:left w:w="100" w:type="dxa"/>
        <w:bottom w:w="100" w:type="dxa"/>
        <w:right w:w="100" w:type="dxa"/>
      </w:tblCellMar>
    </w:tblPr>
  </w:style>
  <w:style w:type="table" w:customStyle="1" w:styleId="afffffffffffc">
    <w:basedOn w:val="TableNormal"/>
    <w:tblPr>
      <w:tblStyleRowBandSize w:val="1"/>
      <w:tblStyleColBandSize w:val="1"/>
      <w:tblCellMar>
        <w:top w:w="100" w:type="dxa"/>
        <w:left w:w="100" w:type="dxa"/>
        <w:bottom w:w="100" w:type="dxa"/>
        <w:right w:w="100" w:type="dxa"/>
      </w:tblCellMar>
    </w:tblPr>
  </w:style>
  <w:style w:type="table" w:customStyle="1" w:styleId="afffffffffffd">
    <w:basedOn w:val="TableNormal"/>
    <w:tblPr>
      <w:tblStyleRowBandSize w:val="1"/>
      <w:tblStyleColBandSize w:val="1"/>
      <w:tblCellMar>
        <w:top w:w="100" w:type="dxa"/>
        <w:left w:w="100" w:type="dxa"/>
        <w:bottom w:w="100" w:type="dxa"/>
        <w:right w:w="100" w:type="dxa"/>
      </w:tblCellMar>
    </w:tblPr>
  </w:style>
  <w:style w:type="table" w:customStyle="1" w:styleId="afffffffffffe">
    <w:basedOn w:val="TableNormal"/>
    <w:tblPr>
      <w:tblStyleRowBandSize w:val="1"/>
      <w:tblStyleColBandSize w:val="1"/>
      <w:tblCellMar>
        <w:top w:w="100" w:type="dxa"/>
        <w:left w:w="100" w:type="dxa"/>
        <w:bottom w:w="100" w:type="dxa"/>
        <w:right w:w="100" w:type="dxa"/>
      </w:tblCellMar>
    </w:tblPr>
  </w:style>
  <w:style w:type="table" w:customStyle="1" w:styleId="affffffffffff">
    <w:basedOn w:val="TableNormal"/>
    <w:tblPr>
      <w:tblStyleRowBandSize w:val="1"/>
      <w:tblStyleColBandSize w:val="1"/>
      <w:tblCellMar>
        <w:top w:w="100" w:type="dxa"/>
        <w:left w:w="100" w:type="dxa"/>
        <w:bottom w:w="100" w:type="dxa"/>
        <w:right w:w="100" w:type="dxa"/>
      </w:tblCellMar>
    </w:tblPr>
  </w:style>
  <w:style w:type="table" w:customStyle="1" w:styleId="affffffffffff0">
    <w:basedOn w:val="TableNormal"/>
    <w:tblPr>
      <w:tblStyleRowBandSize w:val="1"/>
      <w:tblStyleColBandSize w:val="1"/>
      <w:tblCellMar>
        <w:top w:w="100" w:type="dxa"/>
        <w:left w:w="100" w:type="dxa"/>
        <w:bottom w:w="100" w:type="dxa"/>
        <w:right w:w="100" w:type="dxa"/>
      </w:tblCellMar>
    </w:tblPr>
  </w:style>
  <w:style w:type="table" w:customStyle="1" w:styleId="affffffffffff1">
    <w:basedOn w:val="TableNormal"/>
    <w:tblPr>
      <w:tblStyleRowBandSize w:val="1"/>
      <w:tblStyleColBandSize w:val="1"/>
      <w:tblCellMar>
        <w:top w:w="100" w:type="dxa"/>
        <w:left w:w="100" w:type="dxa"/>
        <w:bottom w:w="100" w:type="dxa"/>
        <w:right w:w="100" w:type="dxa"/>
      </w:tblCellMar>
    </w:tblPr>
  </w:style>
  <w:style w:type="table" w:customStyle="1" w:styleId="affffffffffff2">
    <w:basedOn w:val="TableNormal"/>
    <w:tblPr>
      <w:tblStyleRowBandSize w:val="1"/>
      <w:tblStyleColBandSize w:val="1"/>
      <w:tblCellMar>
        <w:top w:w="100" w:type="dxa"/>
        <w:left w:w="100" w:type="dxa"/>
        <w:bottom w:w="100" w:type="dxa"/>
        <w:right w:w="100" w:type="dxa"/>
      </w:tblCellMar>
    </w:tblPr>
  </w:style>
  <w:style w:type="table" w:customStyle="1" w:styleId="affffffffffff3">
    <w:basedOn w:val="TableNormal"/>
    <w:tblPr>
      <w:tblStyleRowBandSize w:val="1"/>
      <w:tblStyleColBandSize w:val="1"/>
      <w:tblCellMar>
        <w:top w:w="100" w:type="dxa"/>
        <w:left w:w="100" w:type="dxa"/>
        <w:bottom w:w="100" w:type="dxa"/>
        <w:right w:w="100" w:type="dxa"/>
      </w:tblCellMar>
    </w:tblPr>
  </w:style>
  <w:style w:type="table" w:customStyle="1" w:styleId="affffffffffff4">
    <w:basedOn w:val="TableNormal"/>
    <w:tblPr>
      <w:tblStyleRowBandSize w:val="1"/>
      <w:tblStyleColBandSize w:val="1"/>
      <w:tblCellMar>
        <w:top w:w="100" w:type="dxa"/>
        <w:left w:w="100" w:type="dxa"/>
        <w:bottom w:w="100" w:type="dxa"/>
        <w:right w:w="100" w:type="dxa"/>
      </w:tblCellMar>
    </w:tblPr>
  </w:style>
  <w:style w:type="table" w:customStyle="1" w:styleId="affffffffffff5">
    <w:basedOn w:val="TableNormal"/>
    <w:tblPr>
      <w:tblStyleRowBandSize w:val="1"/>
      <w:tblStyleColBandSize w:val="1"/>
      <w:tblCellMar>
        <w:top w:w="100" w:type="dxa"/>
        <w:left w:w="100" w:type="dxa"/>
        <w:bottom w:w="100" w:type="dxa"/>
        <w:right w:w="100" w:type="dxa"/>
      </w:tblCellMar>
    </w:tblPr>
  </w:style>
  <w:style w:type="table" w:customStyle="1" w:styleId="affffffffffff6">
    <w:basedOn w:val="TableNormal"/>
    <w:tblPr>
      <w:tblStyleRowBandSize w:val="1"/>
      <w:tblStyleColBandSize w:val="1"/>
      <w:tblCellMar>
        <w:top w:w="100" w:type="dxa"/>
        <w:left w:w="100" w:type="dxa"/>
        <w:bottom w:w="100" w:type="dxa"/>
        <w:right w:w="100" w:type="dxa"/>
      </w:tblCellMar>
    </w:tblPr>
  </w:style>
  <w:style w:type="table" w:customStyle="1" w:styleId="affffffffffff7">
    <w:basedOn w:val="TableNormal"/>
    <w:tblPr>
      <w:tblStyleRowBandSize w:val="1"/>
      <w:tblStyleColBandSize w:val="1"/>
      <w:tblCellMar>
        <w:top w:w="100" w:type="dxa"/>
        <w:left w:w="100" w:type="dxa"/>
        <w:bottom w:w="100" w:type="dxa"/>
        <w:right w:w="100" w:type="dxa"/>
      </w:tblCellMar>
    </w:tblPr>
  </w:style>
  <w:style w:type="table" w:customStyle="1" w:styleId="affffffffffff8">
    <w:basedOn w:val="TableNormal"/>
    <w:tblPr>
      <w:tblStyleRowBandSize w:val="1"/>
      <w:tblStyleColBandSize w:val="1"/>
      <w:tblCellMar>
        <w:top w:w="100" w:type="dxa"/>
        <w:left w:w="100" w:type="dxa"/>
        <w:bottom w:w="100" w:type="dxa"/>
        <w:right w:w="100" w:type="dxa"/>
      </w:tblCellMar>
    </w:tblPr>
  </w:style>
  <w:style w:type="table" w:customStyle="1" w:styleId="affffffffffff9">
    <w:basedOn w:val="TableNormal"/>
    <w:tblPr>
      <w:tblStyleRowBandSize w:val="1"/>
      <w:tblStyleColBandSize w:val="1"/>
      <w:tblCellMar>
        <w:top w:w="100" w:type="dxa"/>
        <w:left w:w="100" w:type="dxa"/>
        <w:bottom w:w="100" w:type="dxa"/>
        <w:right w:w="100" w:type="dxa"/>
      </w:tblCellMar>
    </w:tblPr>
  </w:style>
  <w:style w:type="table" w:customStyle="1" w:styleId="affffffffffffa">
    <w:basedOn w:val="TableNormal"/>
    <w:tblPr>
      <w:tblStyleRowBandSize w:val="1"/>
      <w:tblStyleColBandSize w:val="1"/>
      <w:tblCellMar>
        <w:top w:w="100" w:type="dxa"/>
        <w:left w:w="100" w:type="dxa"/>
        <w:bottom w:w="100" w:type="dxa"/>
        <w:right w:w="100" w:type="dxa"/>
      </w:tblCellMar>
    </w:tblPr>
  </w:style>
  <w:style w:type="table" w:customStyle="1" w:styleId="affffffffffffb">
    <w:basedOn w:val="TableNormal"/>
    <w:tblPr>
      <w:tblStyleRowBandSize w:val="1"/>
      <w:tblStyleColBandSize w:val="1"/>
      <w:tblCellMar>
        <w:top w:w="100" w:type="dxa"/>
        <w:left w:w="100" w:type="dxa"/>
        <w:bottom w:w="100" w:type="dxa"/>
        <w:right w:w="100" w:type="dxa"/>
      </w:tblCellMar>
    </w:tblPr>
  </w:style>
  <w:style w:type="table" w:customStyle="1" w:styleId="affffffffffffc">
    <w:basedOn w:val="TableNormal"/>
    <w:tblPr>
      <w:tblStyleRowBandSize w:val="1"/>
      <w:tblStyleColBandSize w:val="1"/>
      <w:tblCellMar>
        <w:top w:w="100" w:type="dxa"/>
        <w:left w:w="100" w:type="dxa"/>
        <w:bottom w:w="100" w:type="dxa"/>
        <w:right w:w="100" w:type="dxa"/>
      </w:tblCellMar>
    </w:tblPr>
  </w:style>
  <w:style w:type="table" w:customStyle="1" w:styleId="affffffffffffd">
    <w:basedOn w:val="TableNormal"/>
    <w:tblPr>
      <w:tblStyleRowBandSize w:val="1"/>
      <w:tblStyleColBandSize w:val="1"/>
      <w:tblCellMar>
        <w:top w:w="100" w:type="dxa"/>
        <w:left w:w="100" w:type="dxa"/>
        <w:bottom w:w="100" w:type="dxa"/>
        <w:right w:w="100" w:type="dxa"/>
      </w:tblCellMar>
    </w:tblPr>
  </w:style>
  <w:style w:type="table" w:customStyle="1" w:styleId="affffffffffffe">
    <w:basedOn w:val="TableNormal"/>
    <w:tblPr>
      <w:tblStyleRowBandSize w:val="1"/>
      <w:tblStyleColBandSize w:val="1"/>
      <w:tblCellMar>
        <w:top w:w="100" w:type="dxa"/>
        <w:left w:w="100" w:type="dxa"/>
        <w:bottom w:w="100" w:type="dxa"/>
        <w:right w:w="100" w:type="dxa"/>
      </w:tblCellMar>
    </w:tblPr>
  </w:style>
  <w:style w:type="table" w:customStyle="1" w:styleId="afffffffffffff">
    <w:basedOn w:val="TableNormal"/>
    <w:tblPr>
      <w:tblStyleRowBandSize w:val="1"/>
      <w:tblStyleColBandSize w:val="1"/>
      <w:tblCellMar>
        <w:top w:w="100" w:type="dxa"/>
        <w:left w:w="100" w:type="dxa"/>
        <w:bottom w:w="100" w:type="dxa"/>
        <w:right w:w="100" w:type="dxa"/>
      </w:tblCellMar>
    </w:tblPr>
  </w:style>
  <w:style w:type="table" w:customStyle="1" w:styleId="afffffffffffff0">
    <w:basedOn w:val="TableNormal"/>
    <w:tblPr>
      <w:tblStyleRowBandSize w:val="1"/>
      <w:tblStyleColBandSize w:val="1"/>
      <w:tblCellMar>
        <w:top w:w="100" w:type="dxa"/>
        <w:left w:w="100" w:type="dxa"/>
        <w:bottom w:w="100" w:type="dxa"/>
        <w:right w:w="100" w:type="dxa"/>
      </w:tblCellMar>
    </w:tblPr>
  </w:style>
  <w:style w:type="table" w:customStyle="1" w:styleId="afffffffffffff1">
    <w:basedOn w:val="TableNormal"/>
    <w:tblPr>
      <w:tblStyleRowBandSize w:val="1"/>
      <w:tblStyleColBandSize w:val="1"/>
      <w:tblCellMar>
        <w:top w:w="100" w:type="dxa"/>
        <w:left w:w="100" w:type="dxa"/>
        <w:bottom w:w="100" w:type="dxa"/>
        <w:right w:w="100" w:type="dxa"/>
      </w:tblCellMar>
    </w:tblPr>
  </w:style>
  <w:style w:type="table" w:customStyle="1" w:styleId="afffffffffffff2">
    <w:basedOn w:val="TableNormal"/>
    <w:tblPr>
      <w:tblStyleRowBandSize w:val="1"/>
      <w:tblStyleColBandSize w:val="1"/>
      <w:tblCellMar>
        <w:top w:w="100" w:type="dxa"/>
        <w:left w:w="100" w:type="dxa"/>
        <w:bottom w:w="100" w:type="dxa"/>
        <w:right w:w="100" w:type="dxa"/>
      </w:tblCellMar>
    </w:tblPr>
  </w:style>
  <w:style w:type="table" w:customStyle="1" w:styleId="afffffffffffff3">
    <w:basedOn w:val="TableNormal"/>
    <w:tblPr>
      <w:tblStyleRowBandSize w:val="1"/>
      <w:tblStyleColBandSize w:val="1"/>
      <w:tblCellMar>
        <w:top w:w="100" w:type="dxa"/>
        <w:left w:w="100" w:type="dxa"/>
        <w:bottom w:w="100" w:type="dxa"/>
        <w:right w:w="100" w:type="dxa"/>
      </w:tblCellMar>
    </w:tblPr>
  </w:style>
  <w:style w:type="table" w:customStyle="1" w:styleId="afffffffffffff4">
    <w:basedOn w:val="TableNormal"/>
    <w:tblPr>
      <w:tblStyleRowBandSize w:val="1"/>
      <w:tblStyleColBandSize w:val="1"/>
      <w:tblCellMar>
        <w:top w:w="100" w:type="dxa"/>
        <w:left w:w="100" w:type="dxa"/>
        <w:bottom w:w="100" w:type="dxa"/>
        <w:right w:w="100" w:type="dxa"/>
      </w:tblCellMar>
    </w:tblPr>
  </w:style>
  <w:style w:type="table" w:customStyle="1" w:styleId="afffffffffffff5">
    <w:basedOn w:val="TableNormal"/>
    <w:tblPr>
      <w:tblStyleRowBandSize w:val="1"/>
      <w:tblStyleColBandSize w:val="1"/>
      <w:tblCellMar>
        <w:top w:w="100" w:type="dxa"/>
        <w:left w:w="100" w:type="dxa"/>
        <w:bottom w:w="100" w:type="dxa"/>
        <w:right w:w="100" w:type="dxa"/>
      </w:tblCellMar>
    </w:tblPr>
  </w:style>
  <w:style w:type="table" w:customStyle="1" w:styleId="afffffffffffff6">
    <w:basedOn w:val="TableNormal"/>
    <w:tblPr>
      <w:tblStyleRowBandSize w:val="1"/>
      <w:tblStyleColBandSize w:val="1"/>
      <w:tblCellMar>
        <w:top w:w="100" w:type="dxa"/>
        <w:left w:w="100" w:type="dxa"/>
        <w:bottom w:w="100" w:type="dxa"/>
        <w:right w:w="100" w:type="dxa"/>
      </w:tblCellMar>
    </w:tblPr>
  </w:style>
  <w:style w:type="table" w:customStyle="1" w:styleId="afffffffffffff7">
    <w:basedOn w:val="TableNormal"/>
    <w:tblPr>
      <w:tblStyleRowBandSize w:val="1"/>
      <w:tblStyleColBandSize w:val="1"/>
      <w:tblCellMar>
        <w:top w:w="100" w:type="dxa"/>
        <w:left w:w="100" w:type="dxa"/>
        <w:bottom w:w="100" w:type="dxa"/>
        <w:right w:w="100" w:type="dxa"/>
      </w:tblCellMar>
    </w:tblPr>
  </w:style>
  <w:style w:type="table" w:customStyle="1" w:styleId="afffffffffffff8">
    <w:basedOn w:val="TableNormal"/>
    <w:tblPr>
      <w:tblStyleRowBandSize w:val="1"/>
      <w:tblStyleColBandSize w:val="1"/>
      <w:tblCellMar>
        <w:top w:w="100" w:type="dxa"/>
        <w:left w:w="100" w:type="dxa"/>
        <w:bottom w:w="100" w:type="dxa"/>
        <w:right w:w="100" w:type="dxa"/>
      </w:tblCellMar>
    </w:tblPr>
  </w:style>
  <w:style w:type="table" w:customStyle="1" w:styleId="afffffffffffff9">
    <w:basedOn w:val="TableNormal"/>
    <w:tblPr>
      <w:tblStyleRowBandSize w:val="1"/>
      <w:tblStyleColBandSize w:val="1"/>
      <w:tblCellMar>
        <w:top w:w="100" w:type="dxa"/>
        <w:left w:w="100" w:type="dxa"/>
        <w:bottom w:w="100" w:type="dxa"/>
        <w:right w:w="100" w:type="dxa"/>
      </w:tblCellMar>
    </w:tblPr>
  </w:style>
  <w:style w:type="table" w:customStyle="1" w:styleId="afffffffffffffa">
    <w:basedOn w:val="TableNormal"/>
    <w:tblPr>
      <w:tblStyleRowBandSize w:val="1"/>
      <w:tblStyleColBandSize w:val="1"/>
      <w:tblCellMar>
        <w:top w:w="100" w:type="dxa"/>
        <w:left w:w="100" w:type="dxa"/>
        <w:bottom w:w="100" w:type="dxa"/>
        <w:right w:w="100" w:type="dxa"/>
      </w:tblCellMar>
    </w:tblPr>
  </w:style>
  <w:style w:type="table" w:customStyle="1" w:styleId="afffffffffffffb">
    <w:basedOn w:val="TableNormal"/>
    <w:tblPr>
      <w:tblStyleRowBandSize w:val="1"/>
      <w:tblStyleColBandSize w:val="1"/>
      <w:tblCellMar>
        <w:top w:w="100" w:type="dxa"/>
        <w:left w:w="100" w:type="dxa"/>
        <w:bottom w:w="100" w:type="dxa"/>
        <w:right w:w="100" w:type="dxa"/>
      </w:tblCellMar>
    </w:tblPr>
  </w:style>
  <w:style w:type="table" w:customStyle="1" w:styleId="afffffffffffffc">
    <w:basedOn w:val="TableNormal"/>
    <w:tblPr>
      <w:tblStyleRowBandSize w:val="1"/>
      <w:tblStyleColBandSize w:val="1"/>
      <w:tblCellMar>
        <w:top w:w="100" w:type="dxa"/>
        <w:left w:w="100" w:type="dxa"/>
        <w:bottom w:w="100" w:type="dxa"/>
        <w:right w:w="100" w:type="dxa"/>
      </w:tblCellMar>
    </w:tblPr>
  </w:style>
  <w:style w:type="table" w:customStyle="1" w:styleId="afffffffffffffd">
    <w:basedOn w:val="TableNormal"/>
    <w:tblPr>
      <w:tblStyleRowBandSize w:val="1"/>
      <w:tblStyleColBandSize w:val="1"/>
      <w:tblCellMar>
        <w:top w:w="100" w:type="dxa"/>
        <w:left w:w="100" w:type="dxa"/>
        <w:bottom w:w="100" w:type="dxa"/>
        <w:right w:w="100" w:type="dxa"/>
      </w:tblCellMar>
    </w:tblPr>
  </w:style>
  <w:style w:type="table" w:customStyle="1" w:styleId="a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73630"/>
    <w:pPr>
      <w:ind w:left="720"/>
      <w:contextualSpacing/>
    </w:pPr>
  </w:style>
  <w:style w:type="paragraph" w:styleId="Header">
    <w:name w:val="header"/>
    <w:basedOn w:val="Normal"/>
    <w:link w:val="HeaderChar"/>
    <w:uiPriority w:val="99"/>
    <w:unhideWhenUsed/>
    <w:rsid w:val="006C4909"/>
    <w:pPr>
      <w:tabs>
        <w:tab w:val="center" w:pos="4680"/>
        <w:tab w:val="right" w:pos="9360"/>
      </w:tabs>
      <w:spacing w:line="240" w:lineRule="auto"/>
    </w:pPr>
  </w:style>
  <w:style w:type="character" w:customStyle="1" w:styleId="HeaderChar">
    <w:name w:val="Header Char"/>
    <w:basedOn w:val="DefaultParagraphFont"/>
    <w:link w:val="Header"/>
    <w:uiPriority w:val="99"/>
    <w:rsid w:val="006C4909"/>
  </w:style>
  <w:style w:type="paragraph" w:styleId="Footer">
    <w:name w:val="footer"/>
    <w:basedOn w:val="Normal"/>
    <w:link w:val="FooterChar"/>
    <w:uiPriority w:val="99"/>
    <w:unhideWhenUsed/>
    <w:rsid w:val="006C4909"/>
    <w:pPr>
      <w:tabs>
        <w:tab w:val="center" w:pos="4680"/>
        <w:tab w:val="right" w:pos="9360"/>
      </w:tabs>
      <w:spacing w:line="240" w:lineRule="auto"/>
    </w:pPr>
  </w:style>
  <w:style w:type="character" w:customStyle="1" w:styleId="FooterChar">
    <w:name w:val="Footer Char"/>
    <w:basedOn w:val="DefaultParagraphFont"/>
    <w:link w:val="Footer"/>
    <w:uiPriority w:val="99"/>
    <w:rsid w:val="006C4909"/>
  </w:style>
  <w:style w:type="paragraph" w:styleId="TOCHeading">
    <w:name w:val="TOC Heading"/>
    <w:basedOn w:val="Heading1"/>
    <w:next w:val="Normal"/>
    <w:uiPriority w:val="39"/>
    <w:unhideWhenUsed/>
    <w:qFormat/>
    <w:rsid w:val="004331C8"/>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character" w:styleId="PageNumber">
    <w:name w:val="page number"/>
    <w:basedOn w:val="DefaultParagraphFont"/>
    <w:uiPriority w:val="99"/>
    <w:semiHidden/>
    <w:unhideWhenUsed/>
    <w:rsid w:val="00AF1CDE"/>
  </w:style>
  <w:style w:type="paragraph" w:styleId="NoSpacing">
    <w:name w:val="No Spacing"/>
    <w:uiPriority w:val="1"/>
    <w:qFormat/>
    <w:rsid w:val="007D6CC4"/>
    <w:pPr>
      <w:spacing w:line="240" w:lineRule="auto"/>
    </w:pPr>
  </w:style>
  <w:style w:type="paragraph" w:styleId="TOC1">
    <w:name w:val="toc 1"/>
    <w:basedOn w:val="Normal"/>
    <w:next w:val="Normal"/>
    <w:autoRedefine/>
    <w:uiPriority w:val="39"/>
    <w:unhideWhenUsed/>
    <w:rsid w:val="000E14B2"/>
    <w:pPr>
      <w:spacing w:before="120"/>
    </w:pPr>
    <w:rPr>
      <w:rFonts w:asciiTheme="minorHAnsi" w:hAnsiTheme="minorHAnsi"/>
      <w:b/>
      <w:bCs/>
      <w:i/>
      <w:iCs/>
      <w:sz w:val="24"/>
      <w:szCs w:val="24"/>
    </w:rPr>
  </w:style>
  <w:style w:type="character" w:styleId="Hyperlink">
    <w:name w:val="Hyperlink"/>
    <w:basedOn w:val="DefaultParagraphFont"/>
    <w:uiPriority w:val="99"/>
    <w:unhideWhenUsed/>
    <w:rsid w:val="000E14B2"/>
    <w:rPr>
      <w:color w:val="0000FF" w:themeColor="hyperlink"/>
      <w:u w:val="single"/>
    </w:rPr>
  </w:style>
  <w:style w:type="paragraph" w:styleId="TOC2">
    <w:name w:val="toc 2"/>
    <w:basedOn w:val="Normal"/>
    <w:next w:val="Normal"/>
    <w:autoRedefine/>
    <w:uiPriority w:val="39"/>
    <w:semiHidden/>
    <w:unhideWhenUsed/>
    <w:rsid w:val="000E14B2"/>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0E14B2"/>
    <w:pPr>
      <w:ind w:left="440"/>
    </w:pPr>
    <w:rPr>
      <w:rFonts w:asciiTheme="minorHAnsi" w:hAnsiTheme="minorHAnsi"/>
      <w:sz w:val="20"/>
      <w:szCs w:val="20"/>
    </w:rPr>
  </w:style>
  <w:style w:type="paragraph" w:styleId="TOC4">
    <w:name w:val="toc 4"/>
    <w:basedOn w:val="Normal"/>
    <w:next w:val="Normal"/>
    <w:autoRedefine/>
    <w:uiPriority w:val="39"/>
    <w:semiHidden/>
    <w:unhideWhenUsed/>
    <w:rsid w:val="000E14B2"/>
    <w:pPr>
      <w:ind w:left="660"/>
    </w:pPr>
    <w:rPr>
      <w:rFonts w:asciiTheme="minorHAnsi" w:hAnsiTheme="minorHAnsi"/>
      <w:sz w:val="20"/>
      <w:szCs w:val="20"/>
    </w:rPr>
  </w:style>
  <w:style w:type="paragraph" w:styleId="TOC5">
    <w:name w:val="toc 5"/>
    <w:basedOn w:val="Normal"/>
    <w:next w:val="Normal"/>
    <w:autoRedefine/>
    <w:uiPriority w:val="39"/>
    <w:semiHidden/>
    <w:unhideWhenUsed/>
    <w:rsid w:val="000E14B2"/>
    <w:pPr>
      <w:ind w:left="880"/>
    </w:pPr>
    <w:rPr>
      <w:rFonts w:asciiTheme="minorHAnsi" w:hAnsiTheme="minorHAnsi"/>
      <w:sz w:val="20"/>
      <w:szCs w:val="20"/>
    </w:rPr>
  </w:style>
  <w:style w:type="paragraph" w:styleId="TOC6">
    <w:name w:val="toc 6"/>
    <w:basedOn w:val="Normal"/>
    <w:next w:val="Normal"/>
    <w:autoRedefine/>
    <w:uiPriority w:val="39"/>
    <w:semiHidden/>
    <w:unhideWhenUsed/>
    <w:rsid w:val="000E14B2"/>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0E14B2"/>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0E14B2"/>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0E14B2"/>
    <w:pPr>
      <w:ind w:left="1760"/>
    </w:pPr>
    <w:rPr>
      <w:rFonts w:asciiTheme="minorHAnsi" w:hAnsiTheme="minorHAnsi"/>
      <w:sz w:val="20"/>
      <w:szCs w:val="20"/>
    </w:rPr>
  </w:style>
  <w:style w:type="paragraph" w:styleId="Revision">
    <w:name w:val="Revision"/>
    <w:hidden/>
    <w:uiPriority w:val="99"/>
    <w:semiHidden/>
    <w:rsid w:val="008D12AC"/>
    <w:pPr>
      <w:spacing w:line="240" w:lineRule="auto"/>
    </w:pPr>
  </w:style>
  <w:style w:type="character" w:styleId="CommentReference">
    <w:name w:val="annotation reference"/>
    <w:basedOn w:val="DefaultParagraphFont"/>
    <w:uiPriority w:val="99"/>
    <w:semiHidden/>
    <w:unhideWhenUsed/>
    <w:rsid w:val="00AF4DCC"/>
    <w:rPr>
      <w:sz w:val="16"/>
      <w:szCs w:val="16"/>
    </w:rPr>
  </w:style>
  <w:style w:type="paragraph" w:styleId="CommentText">
    <w:name w:val="annotation text"/>
    <w:basedOn w:val="Normal"/>
    <w:link w:val="CommentTextChar"/>
    <w:uiPriority w:val="99"/>
    <w:semiHidden/>
    <w:unhideWhenUsed/>
    <w:rsid w:val="00AF4DCC"/>
    <w:pPr>
      <w:spacing w:line="240" w:lineRule="auto"/>
    </w:pPr>
    <w:rPr>
      <w:sz w:val="20"/>
      <w:szCs w:val="20"/>
    </w:rPr>
  </w:style>
  <w:style w:type="character" w:customStyle="1" w:styleId="CommentTextChar">
    <w:name w:val="Comment Text Char"/>
    <w:basedOn w:val="DefaultParagraphFont"/>
    <w:link w:val="CommentText"/>
    <w:uiPriority w:val="99"/>
    <w:semiHidden/>
    <w:rsid w:val="00AF4DCC"/>
    <w:rPr>
      <w:sz w:val="20"/>
      <w:szCs w:val="20"/>
    </w:rPr>
  </w:style>
  <w:style w:type="paragraph" w:styleId="CommentSubject">
    <w:name w:val="annotation subject"/>
    <w:basedOn w:val="CommentText"/>
    <w:next w:val="CommentText"/>
    <w:link w:val="CommentSubjectChar"/>
    <w:uiPriority w:val="99"/>
    <w:semiHidden/>
    <w:unhideWhenUsed/>
    <w:rsid w:val="00AF4DCC"/>
    <w:rPr>
      <w:b/>
      <w:bCs/>
    </w:rPr>
  </w:style>
  <w:style w:type="character" w:customStyle="1" w:styleId="CommentSubjectChar">
    <w:name w:val="Comment Subject Char"/>
    <w:basedOn w:val="CommentTextChar"/>
    <w:link w:val="CommentSubject"/>
    <w:uiPriority w:val="99"/>
    <w:semiHidden/>
    <w:rsid w:val="00AF4DCC"/>
    <w:rPr>
      <w:b/>
      <w:bCs/>
      <w:sz w:val="20"/>
      <w:szCs w:val="20"/>
    </w:rPr>
  </w:style>
  <w:style w:type="character" w:styleId="Mention">
    <w:name w:val="Mention"/>
    <w:basedOn w:val="DefaultParagraphFont"/>
    <w:uiPriority w:val="99"/>
    <w:unhideWhenUsed/>
    <w:rsid w:val="0015483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64595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AE5E6D-DEC9-3048-B0D5-F03E15659CAF}">
  <we:reference id="wa200004774" version="1.7.0.0" store="en-US" storeType="OMEX"/>
  <we:alternateReferences>
    <we:reference id="wa200004774" version="1.7.0.0" store="wa200004774" storeType="OMEX"/>
  </we:alternateReferences>
  <we:properties>
    <we:property name="documentId" value="&quot;1d9fa29b-385e-434e-8387-f27112a85f75&quot;"/>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k4AdFHpfBpi/7Wp0HHqEKir7OA==">AMUW2mXYch+aXG6iYSzTQ65yC07REAKEPh+VmBVJNm9nXhezDlY1kgRvdysP0JBOZ0EbNNPfJV6GbmyIT6CvrT0qVOlfpzbDfrW/1IwYpdLinquTLjgeJzd8XowVLG9nme2E5Fvpat2i</go:docsCustomData>
</go:gDocsCustomXmlDataStorage>
</file>

<file path=customXml/item2.xml><?xml version="1.0" encoding="utf-8"?>
<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bbc0283-a91a-4433-b0e3-50649041ba2f" xsi:nil="true"/>
    <_ip_UnifiedCompliancePolicyProperties xmlns="http://schemas.microsoft.com/sharepoint/v3" xsi:nil="true"/>
    <lcf76f155ced4ddcb4097134ff3c332f xmlns="536885f7-ae1b-4913-923b-26e48240fdc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B5F5AE9B8810CE46B5FB320E9E3552A6" ma:contentTypeVersion="14" ma:contentTypeDescription="Create a new document." ma:contentTypeScope="" ma:versionID="6077a8cdbfe1e4564d8500fb26714d40">
  <xsd:schema xmlns:xsd="http://www.w3.org/2001/XMLSchema" xmlns:xs="http://www.w3.org/2001/XMLSchema" xmlns:p="http://schemas.microsoft.com/office/2006/metadata/properties" xmlns:ns1="http://schemas.microsoft.com/sharepoint/v3" xmlns:ns2="536885f7-ae1b-4913-923b-26e48240fdc2" xmlns:ns3="bbbc0283-a91a-4433-b0e3-50649041ba2f" targetNamespace="http://schemas.microsoft.com/office/2006/metadata/properties" ma:root="true" ma:fieldsID="6b6aa2745893689c9543a89febf19504" ns1:_="" ns2:_="" ns3:_="">
    <xsd:import namespace="http://schemas.microsoft.com/sharepoint/v3"/>
    <xsd:import namespace="536885f7-ae1b-4913-923b-26e48240fdc2"/>
    <xsd:import namespace="bbbc0283-a91a-4433-b0e3-50649041ba2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6885f7-ae1b-4913-923b-26e48240fd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34dfc9e-c097-4b15-9be6-85e19965b218"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bc0283-a91a-4433-b0e3-50649041ba2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0549b60-d187-44e9-99f6-aef4f3e92f5c}" ma:internalName="TaxCatchAll" ma:showField="CatchAllData" ma:web="bbbc0283-a91a-4433-b0e3-50649041ba2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26E9CFA-53B9-4BB2-B989-8C865F7B711B}">
  <ds:schemaRefs>
    <ds:schemaRef ds:uri="http://schemas.openxmlformats.org/officeDocument/2006/bibliography"/>
  </ds:schemaRefs>
</ds:datastoreItem>
</file>

<file path=customXml/itemProps3.xml><?xml version="1.0" encoding="utf-8"?>
<ds:datastoreItem xmlns:ds="http://schemas.openxmlformats.org/officeDocument/2006/customXml" ds:itemID="{62626089-F51D-44C9-A35A-802EF2E047E0}">
  <ds:schemaRefs>
    <ds:schemaRef ds:uri="http://schemas.microsoft.com/office/2006/metadata/properties"/>
    <ds:schemaRef ds:uri="http://schemas.microsoft.com/office/infopath/2007/PartnerControls"/>
    <ds:schemaRef ds:uri="http://schemas.microsoft.com/sharepoint/v3"/>
    <ds:schemaRef ds:uri="bbbc0283-a91a-4433-b0e3-50649041ba2f"/>
    <ds:schemaRef ds:uri="536885f7-ae1b-4913-923b-26e48240fdc2"/>
  </ds:schemaRefs>
</ds:datastoreItem>
</file>

<file path=customXml/itemProps4.xml><?xml version="1.0" encoding="utf-8"?>
<ds:datastoreItem xmlns:ds="http://schemas.openxmlformats.org/officeDocument/2006/customXml" ds:itemID="{EB89BD99-0065-4593-920C-C9A8FD2821EA}">
  <ds:schemaRefs>
    <ds:schemaRef ds:uri="http://schemas.microsoft.com/sharepoint/v3/contenttype/forms"/>
  </ds:schemaRefs>
</ds:datastoreItem>
</file>

<file path=customXml/itemProps5.xml><?xml version="1.0" encoding="utf-8"?>
<ds:datastoreItem xmlns:ds="http://schemas.openxmlformats.org/officeDocument/2006/customXml" ds:itemID="{B9B08028-16B8-4816-B078-2320EE061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36885f7-ae1b-4913-923b-26e48240fdc2"/>
    <ds:schemaRef ds:uri="bbbc0283-a91a-4433-b0e3-50649041ba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39</Pages>
  <Words>7680</Words>
  <Characters>43781</Characters>
  <Application>Microsoft Office Word</Application>
  <DocSecurity>0</DocSecurity>
  <Lines>364</Lines>
  <Paragraphs>102</Paragraphs>
  <ScaleCrop>false</ScaleCrop>
  <Company/>
  <LinksUpToDate>false</LinksUpToDate>
  <CharactersWithSpaces>51359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Legal - Robert Onley</cp:lastModifiedBy>
  <cp:revision>3</cp:revision>
  <dcterms:created xsi:type="dcterms:W3CDTF">2025-09-06T23:07:00Z</dcterms:created>
  <dcterms:modified xsi:type="dcterms:W3CDTF">2025-09-06T23:09:00Z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0x010100B5F5AE9B8810CE46B5FB320E9E3552A6</vt:lpwstr>
  </property>
</Properties>
</file>